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09389" w14:textId="20C0F7CE" w:rsidR="00DD1352" w:rsidDel="007A6746" w:rsidRDefault="007A6746">
      <w:pPr>
        <w:pStyle w:val="Author"/>
        <w:rPr>
          <w:del w:id="0" w:author="Léa Ravensbergen" w:date="2024-01-28T14:25:00Z"/>
          <w:rFonts w:asciiTheme="majorHAnsi" w:eastAsiaTheme="majorEastAsia" w:hAnsiTheme="majorHAnsi" w:cstheme="majorBidi"/>
          <w:b/>
          <w:bCs/>
          <w:color w:val="345A8A" w:themeColor="accent1" w:themeShade="B5"/>
          <w:sz w:val="36"/>
          <w:szCs w:val="36"/>
        </w:rPr>
      </w:pPr>
      <w:ins w:id="1" w:author="Léa Ravensbergen" w:date="2024-01-28T14:25:00Z">
        <w:r w:rsidRPr="007A6746">
          <w:rPr>
            <w:rFonts w:asciiTheme="majorHAnsi" w:eastAsiaTheme="majorEastAsia" w:hAnsiTheme="majorHAnsi" w:cstheme="majorBidi"/>
            <w:b/>
            <w:bCs/>
            <w:color w:val="345A8A" w:themeColor="accent1" w:themeShade="B5"/>
            <w:sz w:val="36"/>
            <w:szCs w:val="36"/>
          </w:rPr>
          <w:t>Exploring mobility of care with measures of access: a case for gender-mainstreaming accessibility analysis</w:t>
        </w:r>
      </w:ins>
      <w:del w:id="2" w:author="Léa Ravensbergen" w:date="2024-01-28T14:25:00Z">
        <w:r w:rsidDel="007A6746">
          <w:delText>Gender-Mainstreaming Accessibility Analyses: Measuring Access to Care Destinations</w:delText>
        </w:r>
      </w:del>
    </w:p>
    <w:p w14:paraId="1A179447" w14:textId="77777777" w:rsidR="007A6746" w:rsidRPr="007A6746" w:rsidRDefault="007A6746">
      <w:pPr>
        <w:pStyle w:val="BodyText"/>
        <w:jc w:val="center"/>
        <w:rPr>
          <w:ins w:id="3" w:author="Léa Ravensbergen" w:date="2024-01-28T14:25:00Z"/>
        </w:rPr>
        <w:pPrChange w:id="4" w:author="Léa Ravensbergen" w:date="2024-01-28T14:25:00Z">
          <w:pPr>
            <w:pStyle w:val="Title"/>
          </w:pPr>
        </w:pPrChange>
      </w:pPr>
    </w:p>
    <w:p w14:paraId="6B78DA24" w14:textId="77777777" w:rsidR="00DD1352" w:rsidRDefault="00000000">
      <w:pPr>
        <w:pStyle w:val="Author"/>
      </w:pPr>
      <w:r>
        <w:t>Anastasia Soukhov</w:t>
      </w:r>
    </w:p>
    <w:p w14:paraId="16557C16" w14:textId="77777777" w:rsidR="00DD1352" w:rsidRDefault="00000000">
      <w:pPr>
        <w:pStyle w:val="Author"/>
      </w:pPr>
      <w:r>
        <w:t>Léa Ravensbergen</w:t>
      </w:r>
    </w:p>
    <w:p w14:paraId="688605C5" w14:textId="77777777" w:rsidR="00DD1352" w:rsidRDefault="00000000">
      <w:pPr>
        <w:pStyle w:val="Author"/>
      </w:pPr>
      <w:r>
        <w:t>Nicholas Mooney</w:t>
      </w:r>
    </w:p>
    <w:p w14:paraId="78985617" w14:textId="77777777" w:rsidR="00DD1352" w:rsidRDefault="00000000">
      <w:pPr>
        <w:pStyle w:val="Date"/>
      </w:pPr>
      <w:r>
        <w:t>2024-01-24</w:t>
      </w:r>
    </w:p>
    <w:p w14:paraId="072BB668" w14:textId="3C86B155" w:rsidR="00DD1352" w:rsidRDefault="00000000">
      <w:pPr>
        <w:pStyle w:val="Abstract"/>
      </w:pPr>
      <w:r>
        <w:t xml:space="preserve">Accessibility, the ease of interacting with opportunities, is an increasingly important tool amongst transport planners aiming to foster equitable and sustainable cities. However, in accessibility research there is a masculinist bias whereby employment destinations are often the default. This paper aims to counter this gendered bias by connecting the Mobility of Care conceptualisation to an empirical accessibility analysis of care destinations in the City of Hamilton, Canada. Care destinations are the </w:t>
      </w:r>
      <w:commentRangeStart w:id="5"/>
      <w:commentRangeStart w:id="6"/>
      <w:r>
        <w:t>destinations</w:t>
      </w:r>
      <w:commentRangeEnd w:id="5"/>
      <w:r w:rsidR="00A90772">
        <w:rPr>
          <w:rStyle w:val="CommentReference"/>
        </w:rPr>
        <w:commentReference w:id="5"/>
      </w:r>
      <w:commentRangeEnd w:id="6"/>
      <w:r w:rsidR="002065A0">
        <w:rPr>
          <w:rStyle w:val="CommentReference"/>
        </w:rPr>
        <w:commentReference w:id="6"/>
      </w:r>
      <w:r>
        <w:t xml:space="preserve"> required to sustain household needs such as </w:t>
      </w:r>
      <w:commentRangeStart w:id="7"/>
      <w:commentRangeStart w:id="8"/>
      <w:r>
        <w:t>shopping, errands, and caring for others (children and other dependents</w:t>
      </w:r>
      <w:commentRangeEnd w:id="7"/>
      <w:r w:rsidR="00A90772">
        <w:rPr>
          <w:rStyle w:val="CommentReference"/>
        </w:rPr>
        <w:commentReference w:id="7"/>
      </w:r>
      <w:commentRangeEnd w:id="8"/>
      <w:r w:rsidR="002065A0">
        <w:rPr>
          <w:rStyle w:val="CommentReference"/>
        </w:rPr>
        <w:commentReference w:id="8"/>
      </w:r>
      <w:r>
        <w:t xml:space="preserve">). Through the creation of a </w:t>
      </w:r>
      <w:ins w:id="9" w:author="Léa Ravensbergen" w:date="2024-01-28T14:41:00Z">
        <w:r w:rsidR="00A90772">
          <w:t xml:space="preserve">novel care </w:t>
        </w:r>
      </w:ins>
      <w:r>
        <w:t xml:space="preserve">destination dataset, this paper considers access to care across different modes of transport at two travel time thresholds (trips shorter than 15-minutes and 30-minutes) using unconstrained (cumulative opportunity) and competitive-constrained (spatial availability) measures. Results generally indicate that travel to care destinations by car is exceptionally high, and access by public transit, cycling and by foot is low across the city with some exceptions in the inner city. Noteably, there are distinctions between both methods: unconstrained access illustrates a more </w:t>
      </w:r>
      <w:del w:id="10" w:author="Léa Ravensbergen" w:date="2024-01-28T14:42:00Z">
        <w:r w:rsidDel="00A90772">
          <w:delText xml:space="preserve">highly </w:delText>
        </w:r>
      </w:del>
      <w:r>
        <w:t xml:space="preserve">optimistic landscape for non-car modes, while competitive and constrained access demonstrates a conceptually more realistic spatial distribution of care destination availability. Neighbourhoods with both low spatial availability to care and a high proportion of low-income households are also identified as areas in need of intervention. The manuscript and analysis </w:t>
      </w:r>
      <w:proofErr w:type="gramStart"/>
      <w:r>
        <w:t>is</w:t>
      </w:r>
      <w:proofErr w:type="gramEnd"/>
      <w:r>
        <w:t xml:space="preserve"> computationally reproducible and openly available to promote </w:t>
      </w:r>
      <w:commentRangeStart w:id="11"/>
      <w:commentRangeStart w:id="12"/>
      <w:r>
        <w:t>reproducible</w:t>
      </w:r>
      <w:commentRangeEnd w:id="11"/>
      <w:r w:rsidR="00A90772">
        <w:rPr>
          <w:rStyle w:val="CommentReference"/>
        </w:rPr>
        <w:commentReference w:id="11"/>
      </w:r>
      <w:commentRangeEnd w:id="12"/>
      <w:r w:rsidR="002065A0">
        <w:rPr>
          <w:rStyle w:val="CommentReference"/>
        </w:rPr>
        <w:commentReference w:id="12"/>
      </w:r>
      <w:r>
        <w:t xml:space="preserve"> practice in transportation science. The analysis presented demonstrates methods planners can use to gender-mainstream accessibility analysis. Further, results can inform policies aiming to encourage sustainable mobility.</w:t>
      </w:r>
    </w:p>
    <w:p w14:paraId="3301659C" w14:textId="77777777" w:rsidR="00DD1352" w:rsidRDefault="00000000">
      <w:pPr>
        <w:pStyle w:val="Heading1"/>
      </w:pPr>
      <w:bookmarkStart w:id="13" w:name="introduction"/>
      <w:r>
        <w:t>INTRODUCTION</w:t>
      </w:r>
    </w:p>
    <w:p w14:paraId="57A3E37E" w14:textId="77777777" w:rsidR="00DD1352" w:rsidRDefault="00000000">
      <w:pPr>
        <w:pStyle w:val="FirstParagraph"/>
      </w:pPr>
      <w:r>
        <w:t>A gender bias exists in transport research and policy (Sánchez de Madariaga 2013; Law 1999; Siemiatycki, Enright, and Valverde 2020). The field has historically focused on one trip purpose; the on-peak commute to work. While many women do, of course, work, the commute is still a travel pattern more frequent amongst men (Sánchez de Madariaga 2013). Women, on the other hand, have been found to complete more household-serving travel than men, such as escorting children (Craig and Tienoven 2019; Taylor, Ralph, and Smart 2015; Han, Kim, and Timmermans 2019; McDonald 2006), shopping, and errand trips (Taylor, Ralph, and Smart 2015; Root, Schintler, and Button 2000; Sweet and Kanaroglou 2016).</w:t>
      </w:r>
    </w:p>
    <w:p w14:paraId="455B4019" w14:textId="77777777" w:rsidR="00DD1352" w:rsidRDefault="00000000">
      <w:pPr>
        <w:pStyle w:val="BodyText"/>
      </w:pPr>
      <w:r>
        <w:t xml:space="preserve">Though research on the gendered distribution of household-serving travel has existed for decades, it was only in 2013 that Sánchez de Madariaga (Sánchez de Madariaga 2013) coined the term Mobility of Care, i.e., all the travel needed to fulfill household needs (e.g., a combination of travel to grocery stores, errands, and pick-up / drop-off of children). The </w:t>
      </w:r>
      <w:r>
        <w:lastRenderedPageBreak/>
        <w:t>term was developed to highlight how these household-serving trips are systematically under-represented, under-counted, and rendered invisible due to masculinist biases in transport planning. Take, for instance, how trips to household sustaining destinations are categorized in typical large-scale travel surveys (Sánchez de Madariaga 2013). In the Greater Golden Horseshoe Area’s (encompassing the Greater Toronto and Hamilton Area) Transportation Tomorrow Survey (TTS) (Group 2018) respondents are given the following options to categorize their trip origins and destinations: home, work, school, daycare, facilitate passenger, marketing/shopping, other, or unknown. While home-work and home-school trips are easily identified, care trips are more challenging to measure. Many marketing/shopping trips are likely for care purposes (e.g., groceries), but others are likely for leisure. While escort trips are likely well captured under the categories ‘daycare’ or ‘facilitate passenger’, trips to run errands or to attend health appointments are not clearly captured. Responds likely categorize many of these trips as ‘other’ or even ‘unknown’. The focus of the survey is on what is a ‘typical’ trip to work or school (Group 2018). Other trips are as a by-product, ‘non-typical’ and minimialised in importance. Of course, people’s travel behaviours are complex and surveys must balance detail with summary. However, what is seen as a ‘typical’ trip continues to shape transport and land-use, and this aggregation steers data-driven solutions from counted and observed home -work/-school based trips.</w:t>
      </w:r>
    </w:p>
    <w:p w14:paraId="58B6EB6D" w14:textId="55896C0E" w:rsidR="00DD1352" w:rsidRDefault="00000000">
      <w:pPr>
        <w:pStyle w:val="BodyText"/>
      </w:pPr>
      <w:r>
        <w:t>When travel surveys are designed to explicitly capture mobility of care, preliminary research has found that it comprises approximately one third of adults’ trips (</w:t>
      </w:r>
      <w:ins w:id="14" w:author="Léa Ravensbergen" w:date="2024-01-28T15:26:00Z">
        <w:r w:rsidR="002065A0" w:rsidRPr="002065A0">
          <w:t xml:space="preserve">Gómez-Varo </w:t>
        </w:r>
        <w:r w:rsidR="002065A0">
          <w:t xml:space="preserve">et al., 2023; </w:t>
        </w:r>
      </w:ins>
      <w:r>
        <w:t xml:space="preserve">Sánchez de Madariaga 2013; Sánchez de Madariaga and Zucchini 2019; Ravensbergen, Fournier, and El-Geneidy 2022). Given the large proportion of daily travel that mobility of care comprises, these trips should be explicitly captured in transport research. Further, the current under-reporting of mobility of care in research and planning has important equity considerations. Not only are mobility of care trips completed predominantly by women, </w:t>
      </w:r>
      <w:proofErr w:type="gramStart"/>
      <w:r>
        <w:t>this gendered discrepancy is</w:t>
      </w:r>
      <w:proofErr w:type="gramEnd"/>
      <w:r>
        <w:t xml:space="preserve"> greater in low-income households (</w:t>
      </w:r>
      <w:ins w:id="15" w:author="Léa Ravensbergen" w:date="2024-01-28T15:27:00Z">
        <w:r w:rsidR="002065A0" w:rsidRPr="002065A0">
          <w:t>Murillo-Munar</w:t>
        </w:r>
        <w:r w:rsidR="002065A0">
          <w:t xml:space="preserve"> et al., 2023; </w:t>
        </w:r>
      </w:ins>
      <w:r>
        <w:t>Sánchez de Madariaga 2013; Ravensbergen, Fournier, and El-Geneidy 2022). For instance, in lower income households in Montréal, women complete 50% more care trips than men (Ravensbergen, Fournier, and El-Geneidy 2022).</w:t>
      </w:r>
    </w:p>
    <w:p w14:paraId="7C72A776" w14:textId="77777777" w:rsidR="00DD1352" w:rsidRDefault="00000000">
      <w:pPr>
        <w:pStyle w:val="BodyText"/>
      </w:pPr>
      <w:r>
        <w:t xml:space="preserve">The power of the Mobility of Care concept lies in its ability to highlight the masculinist bias in transport research – travel for care appears insignificant because travel surveys are not written to capture it (Sánchez de Madariaga 2013). Travel surveys, however, are but one tool used by transport researchers and practitioners. Another popular tool in transport planning and research is accessibility, an indicator that quantifies “the potential of opportunities for interaction” as defined in the seminal work of Hansen (Hansen 1959). Accessibility indicators can be interpreted as the ease of reaching destinations using transport networks - a byproduct of mobility and a representation of the people’s interaction with land-use and transportation systems (Hansen 1959; S. Handy 2020; El-Geneidy and Levinson 2021). The points of interest in many accessibility-based assessments have been home-to-work destinations (Kelobonye et al. 2019; Farber and Allen 2019; Duarte, Mota Silveira Neto, and Silva 2023; Ryan, Pereira, and Andersson 2023). For example, in the accessibility assessment of the Ontario Line, a subway line that will be constructed in the city of Toronto, Canada, Farber and Allen (Farber and Allen 2019) highlight how this new investment will increase access to jobs for residents across </w:t>
      </w:r>
      <w:r>
        <w:lastRenderedPageBreak/>
        <w:t>the City by 1.14% overall. While much has been learnt in these analyses, moving away from jobs as the default destination may open opportunities for gender-mainstreaming accessibility analyses. Indeed, jobs are not always the most significant destination for many segments of the population. As discussed, women’s commutes comprise on average a smaller proportion of their daily travel than men’s (Ravensbergen, Fournier, and El-Geneidy 2022). This focus on job-access can additionally bias accessibility-gains that children and older adults who reside in impacted areas may see as well (Grant-Smith, Osborne, and Johnson 2016). One way to counter this bias is to reframe accessibility analysis by explicitly considering destinations involved in mobility of care.</w:t>
      </w:r>
    </w:p>
    <w:p w14:paraId="558F452A" w14:textId="4EE5743D" w:rsidR="00DD1352" w:rsidRDefault="00000000">
      <w:pPr>
        <w:pStyle w:val="BodyText"/>
      </w:pPr>
      <w:r>
        <w:t>Reframing accessibility analyses to incorporate mobility of care is also pertinent to the promotion of sustainable travel modes in cities. Research has found that people are less likely to use public transport or bicycles for care trips (Ravensbergen, Fournier, and El-Geneidy 2022) and more likely to make these trips by car (Maciejewska and Miralles-Guasch 2019; Ravensbergen, Fournier, and El-Geneidy 2022). A lack of access to care destinations by bicycle and transit may contribute to these trends. Mobility of care are also more commonly completed by foot than the commute to work (Ravensbergen, Fournier, and El-Geneidy 2022). Whether there is a relationship between these travel behaviors and people’s access to care destination using different modes, however, remains unknown, as mobility of care is largely uncounted</w:t>
      </w:r>
      <w:ins w:id="16" w:author="Léa Ravensbergen" w:date="2024-01-28T15:28:00Z">
        <w:r w:rsidR="002065A0">
          <w:t xml:space="preserve"> in transport research</w:t>
        </w:r>
      </w:ins>
      <w:r>
        <w:t>.</w:t>
      </w:r>
    </w:p>
    <w:p w14:paraId="745D3A4A" w14:textId="77777777" w:rsidR="00DD1352" w:rsidRDefault="00000000">
      <w:pPr>
        <w:pStyle w:val="BodyText"/>
      </w:pPr>
      <w:r>
        <w:t>In this spirit, this study foregrounds the theoretical mobility of care concept by calculating the accessibility to care destinations or multiple modes in an empirical case study of Hamilton, Canada. Two place-based accessibility measures are used to motivate the discussion: one unconstrained measure (cumulative opportunity) and another competitive and constrained measure (spatial availability (A. Soukhov et al. 2023)). The cumulative opportunity measure demonstrates the potential access to all destinations within 15-minutes and 30-minutes. This measure is widely appreciated for its intuitive computation (S. Handy 2020; S. L. Handy and Niemeier 1997; Kelobonye et al. 2019; Cheng et al. 2019) but critiqued for its omission of competition effects (Paez, Higgins, and Vivona 2019; A. Soukhov et al. 2023; Kelobonye et al. 2020; Merlin and Hu 2017). To respond to this critic, spatial availability of care destinations per mode is also calculated as an additional and arguably more conceptually realistic reflection of opportunity availability. This research aims to contribute to gender mainstreaming in transport planning by demonstrating an approach to a feminist accessibility calculation through two accessibility measures.</w:t>
      </w:r>
    </w:p>
    <w:p w14:paraId="37922783" w14:textId="77777777" w:rsidR="00DD1352" w:rsidRDefault="00000000">
      <w:pPr>
        <w:pStyle w:val="Heading1"/>
      </w:pPr>
      <w:bookmarkStart w:id="17" w:name="background-and-methods"/>
      <w:bookmarkEnd w:id="13"/>
      <w:r>
        <w:t>BACKGROUND AND METHODS</w:t>
      </w:r>
    </w:p>
    <w:p w14:paraId="7D02A587" w14:textId="105DEA1B" w:rsidR="00DD1352" w:rsidRDefault="00000000">
      <w:pPr>
        <w:pStyle w:val="FirstParagraph"/>
      </w:pPr>
      <w:r>
        <w:t xml:space="preserve">This paper focuses on Hamilton, a mid-size city of approximately 500,000 residents </w:t>
      </w:r>
      <w:del w:id="18" w:author="Léa Ravensbergen" w:date="2024-01-28T14:46:00Z">
        <w:r w:rsidDel="00A90772">
          <w:delText>and an economy historically (and still) connected to steel manufacturing and related manufacturing. Hamilton</w:delText>
        </w:r>
      </w:del>
      <w:ins w:id="19" w:author="Léa Ravensbergen" w:date="2024-01-28T14:46:00Z">
        <w:r w:rsidR="00A90772">
          <w:t>that</w:t>
        </w:r>
      </w:ins>
      <w:r>
        <w:t xml:space="preserve"> lies within the urban and suburban Greater Toronto and Hamilton Area (GTHA) (Group 2018). The GTHA is home to seven million people, or approximately 20% of the Canadian population (Toronto 2022). Hamilton is divided into six regional communities: Hamilton Central, Dundas, Ancaster, Flamborough, Stoney Creek and Glanbrook (</w:t>
      </w:r>
      <w:hyperlink w:anchor="fig-Fig1">
        <w:r>
          <w:rPr>
            <w:rStyle w:val="Hyperlink"/>
          </w:rPr>
          <w:t>Figure 1</w:t>
        </w:r>
      </w:hyperlink>
      <w:r>
        <w:t xml:space="preserve">). Each of these regions demonstrate different characteristics of the urban and suburban landscape of the city. Hamilton Central is the densest and most </w:t>
      </w:r>
      <w:r>
        <w:lastRenderedPageBreak/>
        <w:t>urbanized of the six, and the five periphery regions of Dundas, Ancaster, Flamborough, Glanbrook and Stoney Creek are significantly more suburbanized with the furthest periphery regions being undeveloped or rural owing to their inclusion in the region’s greenbelt (Foundation 2023). These urban, suburban, and rural landscapes likely play a key role in accessing care as differences in transport infrastructure could affect one’s ability to access care destinations.</w:t>
      </w:r>
    </w:p>
    <w:p w14:paraId="69951D2F" w14:textId="77777777" w:rsidR="00DD1352" w:rsidRDefault="00000000">
      <w:pPr>
        <w:pStyle w:val="BodyText"/>
      </w:pPr>
      <w:r>
        <w:t xml:space="preserve">Further, the entire manuscript and all analysis is conducted in R and RStudio. All work is computationally reproducible and openly available in the lead author’s </w:t>
      </w:r>
      <w:hyperlink r:id="rId11">
        <w:r>
          <w:rPr>
            <w:rStyle w:val="Hyperlink"/>
          </w:rPr>
          <w:t>GitHub repository</w:t>
        </w:r>
      </w:hyperlink>
      <w:r>
        <w:t>.</w:t>
      </w:r>
    </w:p>
    <w:tbl>
      <w:tblPr>
        <w:tblStyle w:val="Table"/>
        <w:tblW w:w="5000" w:type="pct"/>
        <w:tblLook w:val="0000" w:firstRow="0" w:lastRow="0" w:firstColumn="0" w:lastColumn="0" w:noHBand="0" w:noVBand="0"/>
      </w:tblPr>
      <w:tblGrid>
        <w:gridCol w:w="9360"/>
      </w:tblGrid>
      <w:tr w:rsidR="00DD1352" w14:paraId="22372BDC" w14:textId="77777777">
        <w:tc>
          <w:tcPr>
            <w:tcW w:w="0" w:type="auto"/>
          </w:tcPr>
          <w:p w14:paraId="188D78B5" w14:textId="77777777" w:rsidR="00DD1352" w:rsidRDefault="00000000">
            <w:pPr>
              <w:jc w:val="center"/>
            </w:pPr>
            <w:bookmarkStart w:id="20" w:name="fig-Fig1"/>
            <w:r>
              <w:rPr>
                <w:noProof/>
              </w:rPr>
              <w:drawing>
                <wp:inline distT="0" distB="0" distL="0" distR="0" wp14:anchorId="358C3A13" wp14:editId="5F9CC93C">
                  <wp:extent cx="5334000" cy="4880792"/>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Fig1-boundaries.png"/>
                          <pic:cNvPicPr>
                            <a:picLocks noChangeAspect="1" noChangeArrowheads="1"/>
                          </pic:cNvPicPr>
                        </pic:nvPicPr>
                        <pic:blipFill>
                          <a:blip r:embed="rId12"/>
                          <a:stretch>
                            <a:fillRect/>
                          </a:stretch>
                        </pic:blipFill>
                        <pic:spPr bwMode="auto">
                          <a:xfrm>
                            <a:off x="0" y="0"/>
                            <a:ext cx="5334000" cy="4880792"/>
                          </a:xfrm>
                          <a:prstGeom prst="rect">
                            <a:avLst/>
                          </a:prstGeom>
                          <a:noFill/>
                          <a:ln w="9525">
                            <a:noFill/>
                            <a:headEnd/>
                            <a:tailEnd/>
                          </a:ln>
                        </pic:spPr>
                      </pic:pic>
                    </a:graphicData>
                  </a:graphic>
                </wp:inline>
              </w:drawing>
            </w:r>
          </w:p>
          <w:p w14:paraId="065C6910" w14:textId="77777777" w:rsidR="00DD1352" w:rsidRDefault="00000000">
            <w:pPr>
              <w:pStyle w:val="ImageCaption"/>
              <w:spacing w:before="200"/>
            </w:pPr>
            <w:r>
              <w:t>Figure 1: The six former muncipal boundaries in the city of Hamilton. Basemap shapefiles are retrieved from the Open Data Hamilton Portal (O. D. Hamilton 2023) and the USGS (USGS 2010). Highways and arterial roads are shown in light grey.</w:t>
            </w:r>
          </w:p>
        </w:tc>
        <w:bookmarkEnd w:id="20"/>
      </w:tr>
    </w:tbl>
    <w:p w14:paraId="399A4E5F" w14:textId="77777777" w:rsidR="00DD1352" w:rsidRDefault="00000000">
      <w:pPr>
        <w:pStyle w:val="Heading2"/>
      </w:pPr>
      <w:bookmarkStart w:id="21" w:name="destination-dataset"/>
      <w:r>
        <w:t>Destination dataset</w:t>
      </w:r>
    </w:p>
    <w:p w14:paraId="6FBD55DF" w14:textId="398EF3BE" w:rsidR="00DD1352" w:rsidRDefault="00000000">
      <w:pPr>
        <w:pStyle w:val="FirstParagraph"/>
      </w:pPr>
      <w:r>
        <w:t xml:space="preserve">To complete the accessibility analysis, a geospatial dataset of care destinations for Hamilton (e.g., full addresses of longitude and latitude) was compiled. The geospatial data </w:t>
      </w:r>
      <w:r>
        <w:lastRenderedPageBreak/>
        <w:t>was sourced from provincial and municipal open data portals (Ontario 2023; C. of Hamilton 2023b), Data Axle, a consumer dataset compiled of businesses and companies within Canada (Data 2023)</w:t>
      </w:r>
      <w:ins w:id="22" w:author="Léa Ravensbergen" w:date="2024-01-28T14:46:00Z">
        <w:r w:rsidR="00A90772">
          <w:t>,</w:t>
        </w:r>
      </w:ins>
      <w:r>
        <w:t xml:space="preserve"> or manually through Google Maps. Each destination was categorized based on the specific type of care being accessed</w:t>
      </w:r>
      <w:ins w:id="23" w:author="Léa Ravensbergen" w:date="2024-01-28T14:51:00Z">
        <w:r w:rsidR="00A90772">
          <w:t>, following the mobility of care research by Sanchez de Madariaga &amp; Zucchini</w:t>
        </w:r>
      </w:ins>
      <w:del w:id="24" w:author="Léa Ravensbergen" w:date="2024-01-28T14:51:00Z">
        <w:r w:rsidDel="00A90772">
          <w:delText>.</w:delText>
        </w:r>
      </w:del>
      <w:r>
        <w:t xml:space="preserve"> </w:t>
      </w:r>
      <w:ins w:id="25" w:author="Léa Ravensbergen" w:date="2024-01-28T14:51:00Z">
        <w:r w:rsidR="00A90772">
          <w:t>(2019).</w:t>
        </w:r>
      </w:ins>
      <w:ins w:id="26" w:author="Léa Ravensbergen" w:date="2024-01-28T14:52:00Z">
        <w:r w:rsidR="00A90772">
          <w:t xml:space="preserve"> </w:t>
        </w:r>
      </w:ins>
      <w:r>
        <w:t xml:space="preserve">Categories include child, elder, grocery, health, and errand -centric </w:t>
      </w:r>
      <w:proofErr w:type="gramStart"/>
      <w:r>
        <w:t xml:space="preserve">destinations </w:t>
      </w:r>
      <w:commentRangeStart w:id="27"/>
      <w:r>
        <w:t>.</w:t>
      </w:r>
      <w:commentRangeEnd w:id="27"/>
      <w:proofErr w:type="gramEnd"/>
      <w:r>
        <w:commentReference w:id="27"/>
      </w:r>
      <w:r>
        <w:t xml:space="preserve"> Of note are errand-centric destinations, in conventional travel surveys these destinations are often lumped in within ‘grocery shopping’ (Taylor, Ralph, and Smart 2015). In this research, they are distinguished from child-, elder-, grocery- and health-centric </w:t>
      </w:r>
      <w:proofErr w:type="gramStart"/>
      <w:r>
        <w:t xml:space="preserve">destinations </w:t>
      </w:r>
      <w:commentRangeStart w:id="28"/>
      <w:commentRangeStart w:id="29"/>
      <w:r>
        <w:t>.</w:t>
      </w:r>
      <w:commentRangeEnd w:id="28"/>
      <w:proofErr w:type="gramEnd"/>
      <w:r>
        <w:commentReference w:id="28"/>
      </w:r>
      <w:commentRangeEnd w:id="29"/>
      <w:r w:rsidR="00892B37">
        <w:rPr>
          <w:rStyle w:val="CommentReference"/>
        </w:rPr>
        <w:commentReference w:id="29"/>
      </w:r>
      <w:r>
        <w:t xml:space="preserve"> These final categories, and their sources of data, are detailed in </w:t>
      </w:r>
      <w:commentRangeStart w:id="30"/>
      <w:commentRangeStart w:id="31"/>
      <w:r>
        <w:rPr>
          <w:b/>
          <w:bCs/>
        </w:rPr>
        <w:t>?@tbl-Tbl1</w:t>
      </w:r>
      <w:r>
        <w:t xml:space="preserve"> </w:t>
      </w:r>
      <w:commentRangeEnd w:id="30"/>
      <w:r w:rsidR="008D046A">
        <w:rPr>
          <w:rStyle w:val="CommentReference"/>
        </w:rPr>
        <w:commentReference w:id="30"/>
      </w:r>
      <w:commentRangeEnd w:id="31"/>
      <w:r w:rsidR="00892B37">
        <w:rPr>
          <w:rStyle w:val="CommentReference"/>
        </w:rPr>
        <w:commentReference w:id="31"/>
      </w:r>
      <w:r>
        <w:t xml:space="preserve">and their spatial distribution and sub-categories are visualised in </w:t>
      </w:r>
      <w:hyperlink w:anchor="fig-Fig2">
        <w:r>
          <w:rPr>
            <w:rStyle w:val="Hyperlink"/>
          </w:rPr>
          <w:t>Figure 2</w:t>
        </w:r>
      </w:hyperlink>
      <w:r>
        <w:t>.</w:t>
      </w:r>
    </w:p>
    <w:tbl>
      <w:tblPr>
        <w:tblStyle w:val="Table"/>
        <w:tblW w:w="0" w:type="auto"/>
        <w:jc w:val="center"/>
        <w:tblLayout w:type="fixed"/>
        <w:tblLook w:val="0420" w:firstRow="1" w:lastRow="0" w:firstColumn="0" w:lastColumn="0" w:noHBand="0" w:noVBand="1"/>
      </w:tblPr>
      <w:tblGrid>
        <w:gridCol w:w="964"/>
        <w:gridCol w:w="2438"/>
        <w:gridCol w:w="6236"/>
      </w:tblGrid>
      <w:tr w:rsidR="00DD1352" w14:paraId="50E26B42" w14:textId="77777777" w:rsidTr="00DD1352">
        <w:trPr>
          <w:cnfStyle w:val="100000000000" w:firstRow="1" w:lastRow="0" w:firstColumn="0" w:lastColumn="0" w:oddVBand="0" w:evenVBand="0" w:oddHBand="0" w:evenHBand="0" w:firstRowFirstColumn="0" w:firstRowLastColumn="0" w:lastRowFirstColumn="0" w:lastRowLastColumn="0"/>
          <w:tblHeader/>
          <w:jc w:val="center"/>
        </w:trPr>
        <w:tc>
          <w:tcPr>
            <w:tcW w:w="9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94312A"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32" w:name="tbl-Tbl1"/>
            <w:r>
              <w:rPr>
                <w:rFonts w:ascii="Arial" w:eastAsia="Arial" w:hAnsi="Arial" w:cs="Arial"/>
                <w:color w:val="000000"/>
                <w:sz w:val="20"/>
                <w:szCs w:val="20"/>
              </w:rPr>
              <w:t>Care category</w:t>
            </w:r>
          </w:p>
        </w:tc>
        <w:tc>
          <w:tcPr>
            <w:tcW w:w="243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EFA7D"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Sources</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C6C45"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Data preparation notes</w:t>
            </w:r>
          </w:p>
        </w:tc>
      </w:tr>
      <w:tr w:rsidR="00DD1352" w14:paraId="022E0DFE" w14:textId="77777777" w:rsidTr="00DD1352">
        <w:trPr>
          <w:jc w:val="center"/>
        </w:trPr>
        <w:tc>
          <w:tcPr>
            <w:tcW w:w="9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994CD"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Child-centric</w:t>
            </w:r>
          </w:p>
        </w:tc>
        <w:tc>
          <w:tcPr>
            <w:tcW w:w="243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E3D6F"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Ontario and Hamilton open datasets: (O. D. Hamilton 2022a, 2022c, 2022d; Ontario 2023; C. of Hamilton 2023)</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7B7AC"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 xml:space="preserve">DSchools, daycares, and community centres, recreation centres, and parks: 1,190 locations are included. After manual review, all locations that typically do not serve children were removed including: Post-Secondary, Adult-Learning Centres, Group Homes, and Foster Care Centres. Further, through examination some Section 23 institutions defined as </w:t>
            </w:r>
            <w:r>
              <w:rPr>
                <w:rFonts w:ascii="Arial" w:eastAsia="Arial" w:hAnsi="Arial" w:cs="Arial"/>
                <w:i/>
                <w:color w:val="000000"/>
                <w:sz w:val="20"/>
                <w:szCs w:val="20"/>
              </w:rPr>
              <w:t>“centres for children who cannot attend school to meet the needs of care or treatment, and rehabilitation”</w:t>
            </w:r>
            <w:r>
              <w:rPr>
                <w:rFonts w:ascii="Arial" w:eastAsia="Arial" w:hAnsi="Arial" w:cs="Arial"/>
                <w:color w:val="000000"/>
                <w:sz w:val="20"/>
                <w:szCs w:val="20"/>
              </w:rPr>
              <w:t xml:space="preserve"> (Ontario - Ministry of Education 2023), were kept due to their innate connection to care.</w:t>
            </w:r>
          </w:p>
        </w:tc>
      </w:tr>
      <w:tr w:rsidR="00DD1352" w14:paraId="3873BB27" w14:textId="77777777" w:rsidTr="00DD1352">
        <w:trPr>
          <w:jc w:val="center"/>
        </w:trPr>
        <w:tc>
          <w:tcPr>
            <w:tcW w:w="9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B67D8"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Elder-centric</w:t>
            </w:r>
          </w:p>
        </w:tc>
        <w:tc>
          <w:tcPr>
            <w:tcW w:w="2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BA781"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Ontario and Hamilton open datasets: (O. D. Hamilton 2022d; GeoHub 2023)</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5EF23"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Senior centres, long-term care homes, and retirement homes: 75 destinations are identified.</w:t>
            </w:r>
          </w:p>
        </w:tc>
      </w:tr>
      <w:tr w:rsidR="00DD1352" w14:paraId="299E4768" w14:textId="77777777" w:rsidTr="00DD1352">
        <w:trPr>
          <w:jc w:val="center"/>
        </w:trPr>
        <w:tc>
          <w:tcPr>
            <w:tcW w:w="9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8BCD"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Grocery-centric</w:t>
            </w:r>
          </w:p>
        </w:tc>
        <w:tc>
          <w:tcPr>
            <w:tcW w:w="2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31FFF"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Open Data Axle dataset (Data 2023)</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F6262"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Grocery stores, namely a place a household could buy groceries ranging from convenience stores to large retail stores: 381 destinations are identified. Data is filtered by Company Name, Suite Number, Address, City, Province, Phone Number and Postal Code. The type was then identified e.g., grocers specialty foods, grocers retail, grocer health food, grocer wholesale, grocer curbside, grocer delicatessen wholesale, grocer convenience. Data was crossreferenced to ensure all included locations were operational and legitimate grocery stores.</w:t>
            </w:r>
          </w:p>
        </w:tc>
      </w:tr>
      <w:tr w:rsidR="00DD1352" w14:paraId="6A31D645" w14:textId="77777777" w:rsidTr="00DD1352">
        <w:trPr>
          <w:jc w:val="center"/>
        </w:trPr>
        <w:tc>
          <w:tcPr>
            <w:tcW w:w="9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639B9"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Health-centric</w:t>
            </w:r>
          </w:p>
        </w:tc>
        <w:tc>
          <w:tcPr>
            <w:tcW w:w="2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138FD"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Ontario and Hamilton-specific healthcare services datasets: (GeoHub 2023; Healthline 2023)</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40006"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Hospitals, pharmacies, clinics, and dentist offices: 421 destinations are identified. Hospitals and pharmacies were retrieved while clinics and dentistry clincs were manually scraped from a healthcare services database and checked via Google Maps to remove non-operational locations and confirm dentistry-orientation.</w:t>
            </w:r>
          </w:p>
        </w:tc>
      </w:tr>
      <w:tr w:rsidR="00DD1352" w14:paraId="02EDF260" w14:textId="77777777" w:rsidTr="00DD1352">
        <w:trPr>
          <w:jc w:val="center"/>
        </w:trPr>
        <w:tc>
          <w:tcPr>
            <w:tcW w:w="9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F60B15"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Errand-centric</w:t>
            </w:r>
          </w:p>
        </w:tc>
        <w:tc>
          <w:tcPr>
            <w:tcW w:w="243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13DB54"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 xml:space="preserve">Hamilton libraries (O. D. Hamilton 2022b), post office locations (Data 2023; Post 2023), and datasets of all national bank chains (Montreal </w:t>
            </w:r>
            <w:r>
              <w:rPr>
                <w:rFonts w:ascii="Arial" w:eastAsia="Arial" w:hAnsi="Arial" w:cs="Arial"/>
                <w:color w:val="000000"/>
                <w:sz w:val="20"/>
                <w:szCs w:val="20"/>
              </w:rPr>
              <w:lastRenderedPageBreak/>
              <w:t>2023; Hongkong and (HSBC) 2023; N. Bank 2023; Canada 2023; Scotiabank 2023; T. T. D. Bank 2023).</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1EFEC" w14:textId="77777777" w:rsidR="00DD135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lastRenderedPageBreak/>
              <w:t xml:space="preserve">Libraries, post offices, and banks: 158 destinations are identified. Post offices are retrieved from a mix of databases, and duplicates are removed. Banks are also derived from Axle Data and then cross referenced to ensure data quality with the a Bank Locator website for all national banking firms (Bank of Montreal, CIBC, HSBC, </w:t>
            </w:r>
            <w:r>
              <w:rPr>
                <w:rFonts w:ascii="Arial" w:eastAsia="Arial" w:hAnsi="Arial" w:cs="Arial"/>
                <w:color w:val="000000"/>
                <w:sz w:val="20"/>
                <w:szCs w:val="20"/>
              </w:rPr>
              <w:lastRenderedPageBreak/>
              <w:t>National Bank of Canada, Royal Bank of Canada, Scotiabank and TD Financial).</w:t>
            </w:r>
          </w:p>
        </w:tc>
      </w:tr>
    </w:tbl>
    <w:p w14:paraId="7D7804D8" w14:textId="77777777" w:rsidR="00DD1352" w:rsidRDefault="00000000">
      <w:pPr>
        <w:pStyle w:val="BodyText"/>
      </w:pPr>
      <w:commentRangeStart w:id="33"/>
      <w:commentRangeStart w:id="34"/>
      <w:proofErr w:type="gramStart"/>
      <w:r>
        <w:rPr>
          <w:b/>
          <w:bCs/>
        </w:rPr>
        <w:lastRenderedPageBreak/>
        <w:t>?(</w:t>
      </w:r>
      <w:proofErr w:type="gramEnd"/>
      <w:r>
        <w:rPr>
          <w:b/>
          <w:bCs/>
        </w:rPr>
        <w:t>caption)</w:t>
      </w:r>
      <w:commentRangeEnd w:id="33"/>
      <w:r w:rsidR="008D046A">
        <w:rPr>
          <w:rStyle w:val="CommentReference"/>
        </w:rPr>
        <w:commentReference w:id="33"/>
      </w:r>
      <w:commentRangeEnd w:id="34"/>
      <w:r w:rsidR="00892B37">
        <w:rPr>
          <w:rStyle w:val="CommentReference"/>
        </w:rPr>
        <w:commentReference w:id="34"/>
      </w:r>
    </w:p>
    <w:tbl>
      <w:tblPr>
        <w:tblStyle w:val="Table"/>
        <w:tblW w:w="5000" w:type="pct"/>
        <w:tblLook w:val="0000" w:firstRow="0" w:lastRow="0" w:firstColumn="0" w:lastColumn="0" w:noHBand="0" w:noVBand="0"/>
      </w:tblPr>
      <w:tblGrid>
        <w:gridCol w:w="9360"/>
      </w:tblGrid>
      <w:tr w:rsidR="00DD1352" w14:paraId="5551B1B1" w14:textId="77777777">
        <w:tc>
          <w:tcPr>
            <w:tcW w:w="0" w:type="auto"/>
          </w:tcPr>
          <w:p w14:paraId="005EC69D" w14:textId="77777777" w:rsidR="00DD1352" w:rsidRDefault="00000000">
            <w:pPr>
              <w:jc w:val="center"/>
            </w:pPr>
            <w:bookmarkStart w:id="35" w:name="fig-Fig2"/>
            <w:bookmarkEnd w:id="32"/>
            <w:r>
              <w:rPr>
                <w:noProof/>
              </w:rPr>
              <w:lastRenderedPageBreak/>
              <w:drawing>
                <wp:inline distT="0" distB="0" distL="0" distR="0" wp14:anchorId="1CE0F6F0" wp14:editId="7D6E1D7D">
                  <wp:extent cx="5334000" cy="7322343"/>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figures/Fig2-plot_care_categories.png"/>
                          <pic:cNvPicPr>
                            <a:picLocks noChangeAspect="1" noChangeArrowheads="1"/>
                          </pic:cNvPicPr>
                        </pic:nvPicPr>
                        <pic:blipFill>
                          <a:blip r:embed="rId13"/>
                          <a:stretch>
                            <a:fillRect/>
                          </a:stretch>
                        </pic:blipFill>
                        <pic:spPr bwMode="auto">
                          <a:xfrm>
                            <a:off x="0" y="0"/>
                            <a:ext cx="5334000" cy="7322343"/>
                          </a:xfrm>
                          <a:prstGeom prst="rect">
                            <a:avLst/>
                          </a:prstGeom>
                          <a:noFill/>
                          <a:ln w="9525">
                            <a:noFill/>
                            <a:headEnd/>
                            <a:tailEnd/>
                          </a:ln>
                        </pic:spPr>
                      </pic:pic>
                    </a:graphicData>
                  </a:graphic>
                </wp:inline>
              </w:drawing>
            </w:r>
          </w:p>
          <w:p w14:paraId="4EF62E0E" w14:textId="77777777" w:rsidR="00DD1352" w:rsidRDefault="00000000">
            <w:pPr>
              <w:pStyle w:val="ImageCaption"/>
              <w:spacing w:before="200"/>
            </w:pPr>
            <w:r>
              <w:t xml:space="preserve">Figure 2: The geo-located points of care destinations in the City of Hamilton separated by the author-generated categories of: child-, elder-, errand-, grocery- and health- centric care categories. Locations of these destinations were retrieved through multiple sources as </w:t>
            </w:r>
            <w:r>
              <w:lastRenderedPageBreak/>
              <w:t>described in the text. Basemap shapefiles are sourced from the Open Data Hamilton Portal (O. D. Hamilton 2023) and the USGS (USGS 2010).</w:t>
            </w:r>
          </w:p>
        </w:tc>
        <w:bookmarkEnd w:id="35"/>
      </w:tr>
    </w:tbl>
    <w:p w14:paraId="3A1ABD06" w14:textId="77777777" w:rsidR="00DD1352" w:rsidRDefault="00000000">
      <w:pPr>
        <w:pStyle w:val="BodyText"/>
      </w:pPr>
      <w:commentRangeStart w:id="36"/>
      <w:r>
        <w:lastRenderedPageBreak/>
        <w:t>For the purpose of this analysis and in absence of city-wide household preferences for care destinations, all locations are re-weighted to make each category conceptually equivalent. If this was not done, the results will favour access to child-centric destinations as they make up the majority of the dataset. Accessibility literature has weighted destinations (amenities) using a variety of method such as estimated capacity of destinations (Li and Wang 2024) or origin-destination flows from travel surveys (Graells-Garrido et al. 2021; Cheng et al. 2019). However, this work’s focus is on household-serving care destinations, so many destinations do not have traditional ‘capacities’ like health care facilities have beds. Origin-destination flows to all care destinations also have not been counted within the TTS (Group 2018). So, in this analysis, the five care categories are re-weighted to represent one-fifth of the dataset. Conceptually, this simplistic re-weight assumes the population potentially interacts with all categories and all locations within each category equally. In absence of empirical data for amenity weight calibration, this methodological assumption is a limitation.</w:t>
      </w:r>
      <w:commentRangeEnd w:id="36"/>
      <w:r w:rsidR="00892B37">
        <w:rPr>
          <w:rStyle w:val="CommentReference"/>
        </w:rPr>
        <w:commentReference w:id="36"/>
      </w:r>
    </w:p>
    <w:p w14:paraId="2ED27456" w14:textId="77777777" w:rsidR="00DD1352" w:rsidRDefault="00000000">
      <w:pPr>
        <w:pStyle w:val="Compact"/>
        <w:numPr>
          <w:ilvl w:val="0"/>
          <w:numId w:val="2"/>
        </w:numPr>
      </w:pPr>
      <w:r>
        <w:t>Child-centric (1190 destinations each at 0.3739496),</w:t>
      </w:r>
    </w:p>
    <w:p w14:paraId="5AC5C2F5" w14:textId="77777777" w:rsidR="00DD1352" w:rsidRDefault="00000000">
      <w:pPr>
        <w:pStyle w:val="Compact"/>
        <w:numPr>
          <w:ilvl w:val="0"/>
          <w:numId w:val="2"/>
        </w:numPr>
      </w:pPr>
      <w:r>
        <w:t>Elder-centric (75 destinations each at 5.9333333),</w:t>
      </w:r>
    </w:p>
    <w:p w14:paraId="6FD5284A" w14:textId="77777777" w:rsidR="00DD1352" w:rsidRDefault="00000000">
      <w:pPr>
        <w:pStyle w:val="Compact"/>
        <w:numPr>
          <w:ilvl w:val="0"/>
          <w:numId w:val="2"/>
        </w:numPr>
      </w:pPr>
      <w:r>
        <w:t>Errand-centric (158 destinations each at 2.8164557),</w:t>
      </w:r>
    </w:p>
    <w:p w14:paraId="5F777F50" w14:textId="77777777" w:rsidR="00DD1352" w:rsidRDefault="00000000">
      <w:pPr>
        <w:pStyle w:val="Compact"/>
        <w:numPr>
          <w:ilvl w:val="0"/>
          <w:numId w:val="2"/>
        </w:numPr>
      </w:pPr>
      <w:r>
        <w:t>Grocery-centric (381 destinations each at 1.167979) and,</w:t>
      </w:r>
    </w:p>
    <w:p w14:paraId="065C1794" w14:textId="77777777" w:rsidR="00DD1352" w:rsidRDefault="00000000">
      <w:pPr>
        <w:pStyle w:val="Compact"/>
        <w:numPr>
          <w:ilvl w:val="0"/>
          <w:numId w:val="2"/>
        </w:numPr>
      </w:pPr>
      <w:r>
        <w:t>Health- centric (421 destinations each at 1.0570071) .</w:t>
      </w:r>
    </w:p>
    <w:p w14:paraId="16013161" w14:textId="77777777" w:rsidR="00DD1352" w:rsidRDefault="00000000">
      <w:pPr>
        <w:pStyle w:val="Heading2"/>
      </w:pPr>
      <w:bookmarkStart w:id="37" w:name="population-data"/>
      <w:bookmarkEnd w:id="21"/>
      <w:r>
        <w:t>Population data</w:t>
      </w:r>
    </w:p>
    <w:p w14:paraId="46D01AF3" w14:textId="77777777" w:rsidR="00DD1352" w:rsidRDefault="00000000">
      <w:pPr>
        <w:pStyle w:val="FirstParagraph"/>
      </w:pPr>
      <w:r>
        <w:t>To supplement the care destination dataset and complete the accessibility calculation, population data for the City of Hamilton is sourced from the 2021 Canadian census using the {cancensus} R Package (G. of Canada 2023a; Bergmann, Shkolnick, and Jacobs 2021). Three categories of variables are selected: the population, the percent of after-tax low-income-cut-off (LICO-AT), and the primary commute mode used was sourced at the highest level of spatial resolution, the level of the dissemination area (DA).</w:t>
      </w:r>
    </w:p>
    <w:p w14:paraId="38A6A568" w14:textId="77777777" w:rsidR="00DD1352" w:rsidRDefault="00000000">
      <w:pPr>
        <w:pStyle w:val="BodyText"/>
      </w:pPr>
      <w:r>
        <w:t xml:space="preserve">LICO-AT is a composite indicator included in the census that reflects the proportion of households spending 20% more than the area average on food, shelter and clothing (G. of Canada 2023b). The {cancensus} open-sourced R package was used to access the 2021 Canadian Census data in a programmatic way (Bergmann, Shkolnick, and Jacobs 2021). </w:t>
      </w:r>
      <w:hyperlink w:anchor="fig-Fig3">
        <w:r>
          <w:rPr>
            <w:rStyle w:val="Hyperlink"/>
          </w:rPr>
          <w:t>Figure 3</w:t>
        </w:r>
      </w:hyperlink>
      <w:r>
        <w:t xml:space="preserve"> displays the spatial distribution of the total population and the prevalence of LICO-AT as a percentage of the total population. Of note is the density of population within Hamilton-Central (oranges) and the cluster of high density and high LICO-AT prevalence near the shoreline in Hamilton Central (dark purple-oranges).</w:t>
      </w:r>
    </w:p>
    <w:tbl>
      <w:tblPr>
        <w:tblStyle w:val="Table"/>
        <w:tblW w:w="5000" w:type="pct"/>
        <w:tblLook w:val="0000" w:firstRow="0" w:lastRow="0" w:firstColumn="0" w:lastColumn="0" w:noHBand="0" w:noVBand="0"/>
      </w:tblPr>
      <w:tblGrid>
        <w:gridCol w:w="9360"/>
      </w:tblGrid>
      <w:tr w:rsidR="00DD1352" w14:paraId="52F65D1E" w14:textId="77777777">
        <w:tc>
          <w:tcPr>
            <w:tcW w:w="0" w:type="auto"/>
          </w:tcPr>
          <w:p w14:paraId="6C246B68" w14:textId="77777777" w:rsidR="00DD1352" w:rsidRDefault="00000000">
            <w:pPr>
              <w:jc w:val="center"/>
            </w:pPr>
            <w:bookmarkStart w:id="38" w:name="fig-Fig3"/>
            <w:r>
              <w:rPr>
                <w:noProof/>
              </w:rPr>
              <w:lastRenderedPageBreak/>
              <w:drawing>
                <wp:inline distT="0" distB="0" distL="0" distR="0" wp14:anchorId="046E4F7B" wp14:editId="16EBD9F5">
                  <wp:extent cx="5334000" cy="30226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Fig3-plot_pops.png"/>
                          <pic:cNvPicPr>
                            <a:picLocks noChangeAspect="1" noChangeArrowheads="1"/>
                          </pic:cNvPicPr>
                        </pic:nvPicPr>
                        <pic:blipFill>
                          <a:blip r:embed="rId14"/>
                          <a:stretch>
                            <a:fillRect/>
                          </a:stretch>
                        </pic:blipFill>
                        <pic:spPr bwMode="auto">
                          <a:xfrm>
                            <a:off x="0" y="0"/>
                            <a:ext cx="5334000" cy="3022600"/>
                          </a:xfrm>
                          <a:prstGeom prst="rect">
                            <a:avLst/>
                          </a:prstGeom>
                          <a:noFill/>
                          <a:ln w="9525">
                            <a:noFill/>
                            <a:headEnd/>
                            <a:tailEnd/>
                          </a:ln>
                        </pic:spPr>
                      </pic:pic>
                    </a:graphicData>
                  </a:graphic>
                </wp:inline>
              </w:drawing>
            </w:r>
          </w:p>
          <w:p w14:paraId="4C3972CF" w14:textId="77777777" w:rsidR="00DD1352" w:rsidRDefault="00000000">
            <w:pPr>
              <w:pStyle w:val="ImageCaption"/>
              <w:spacing w:before="200"/>
            </w:pPr>
            <w:r>
              <w:t>Figure 3: The total population in each dissemination area (DA), visualized with the six former muncipal boundaries in the city of Hamilton. The left plot represents the population and the right represents the population density versus the low-income cutt-off after taxes (LICO-AT) as a percentage of the total DA population. LICO-AT is a measure of economic disadvantage. The legend categories represent quartiles. Basemap shapefiles are retrieved from the 2021 Canadian census (G. of Canada 2023a), the Open Data Hamilton Portal (O. D. Hamilton 2023) and the USGS (USGS 2010).</w:t>
            </w:r>
          </w:p>
        </w:tc>
        <w:bookmarkEnd w:id="38"/>
      </w:tr>
    </w:tbl>
    <w:p w14:paraId="505F33A5" w14:textId="77777777" w:rsidR="00DD1352" w:rsidRDefault="00000000">
      <w:pPr>
        <w:pStyle w:val="BodyText"/>
      </w:pPr>
      <w:r>
        <w:t xml:space="preserve">Further, the population proportion that commutes by a specific mode (car, transit, walk, or cycle/other) is visualised in </w:t>
      </w:r>
      <w:hyperlink w:anchor="fig-Fig4">
        <w:r>
          <w:rPr>
            <w:rStyle w:val="Hyperlink"/>
          </w:rPr>
          <w:t>Figure 4</w:t>
        </w:r>
      </w:hyperlink>
      <w:r>
        <w:t>. Though mode-choice used in travel to work is not necessarily reflective of the mode used to travel to care destinations, no other data to our knowledge is available at a granular level City-wide that centers mobility of care. Of note, the population generally commutes by car (50% or higher, is yellow to green), even within the more densely populated Hamilton-Central. However, for transit and walking, a group of DAs near the shoreline within Hamilton-Center have the highest proportion of transit users and those who walk to work (yellows in the plots that are otherwise red i.e., below 15%). Those same DAs are also relatively dense and have a high prevalence of LICO-AT (</w:t>
      </w:r>
      <w:hyperlink w:anchor="fig-Fig3">
        <w:r>
          <w:rPr>
            <w:rStyle w:val="Hyperlink"/>
          </w:rPr>
          <w:t>Figure 3</w:t>
        </w:r>
      </w:hyperlink>
      <w:r>
        <w:t>).</w:t>
      </w:r>
    </w:p>
    <w:tbl>
      <w:tblPr>
        <w:tblStyle w:val="Table"/>
        <w:tblW w:w="5000" w:type="pct"/>
        <w:tblLook w:val="0000" w:firstRow="0" w:lastRow="0" w:firstColumn="0" w:lastColumn="0" w:noHBand="0" w:noVBand="0"/>
      </w:tblPr>
      <w:tblGrid>
        <w:gridCol w:w="9360"/>
      </w:tblGrid>
      <w:tr w:rsidR="00DD1352" w14:paraId="796A6CC0" w14:textId="77777777">
        <w:tc>
          <w:tcPr>
            <w:tcW w:w="0" w:type="auto"/>
          </w:tcPr>
          <w:p w14:paraId="6F4D226C" w14:textId="77777777" w:rsidR="00DD1352" w:rsidRDefault="00000000">
            <w:pPr>
              <w:jc w:val="center"/>
            </w:pPr>
            <w:bookmarkStart w:id="39" w:name="fig-Fig4"/>
            <w:r>
              <w:rPr>
                <w:noProof/>
              </w:rPr>
              <w:lastRenderedPageBreak/>
              <w:drawing>
                <wp:inline distT="0" distB="0" distL="0" distR="0" wp14:anchorId="71154F49" wp14:editId="598FA811">
                  <wp:extent cx="5334000" cy="4913472"/>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figures/Fig4-plot_modal_splits.png"/>
                          <pic:cNvPicPr>
                            <a:picLocks noChangeAspect="1" noChangeArrowheads="1"/>
                          </pic:cNvPicPr>
                        </pic:nvPicPr>
                        <pic:blipFill>
                          <a:blip r:embed="rId15"/>
                          <a:stretch>
                            <a:fillRect/>
                          </a:stretch>
                        </pic:blipFill>
                        <pic:spPr bwMode="auto">
                          <a:xfrm>
                            <a:off x="0" y="0"/>
                            <a:ext cx="5334000" cy="4913472"/>
                          </a:xfrm>
                          <a:prstGeom prst="rect">
                            <a:avLst/>
                          </a:prstGeom>
                          <a:noFill/>
                          <a:ln w="9525">
                            <a:noFill/>
                            <a:headEnd/>
                            <a:tailEnd/>
                          </a:ln>
                        </pic:spPr>
                      </pic:pic>
                    </a:graphicData>
                  </a:graphic>
                </wp:inline>
              </w:drawing>
            </w:r>
          </w:p>
          <w:p w14:paraId="7D2E6F22" w14:textId="77777777" w:rsidR="00DD1352" w:rsidRDefault="00000000">
            <w:pPr>
              <w:pStyle w:val="ImageCaption"/>
              <w:spacing w:before="200"/>
            </w:pPr>
            <w:r>
              <w:t>Figure 4: The proportion of mode type used for commuting (aged 15 and older employed in the labour force) in each dissemination area (DA) as provided by the 2021 Canadian census. Basemap shapefiles are retrieved from the 2021 Canadian census (G. of Canada 2023a), the Open Data Hamilton Portal (O. D. Hamilton 2023) and the USGS (USGS 2010).</w:t>
            </w:r>
          </w:p>
        </w:tc>
        <w:bookmarkEnd w:id="39"/>
      </w:tr>
    </w:tbl>
    <w:p w14:paraId="02DAF644" w14:textId="77777777" w:rsidR="00DD1352" w:rsidRDefault="00000000">
      <w:pPr>
        <w:pStyle w:val="Heading2"/>
      </w:pPr>
      <w:bookmarkStart w:id="40" w:name="X82ca37093c75874dbad3f9d1b9b6ca305aef51f"/>
      <w:bookmarkEnd w:id="37"/>
      <w:r>
        <w:t>Multimodal travel time estimations and accessibility measures</w:t>
      </w:r>
    </w:p>
    <w:p w14:paraId="25265390" w14:textId="77777777" w:rsidR="00DD1352" w:rsidRDefault="00000000">
      <w:pPr>
        <w:pStyle w:val="FirstParagraph"/>
      </w:pPr>
      <w:r>
        <w:t>As empirical travel behaviour to care-oriented destinations is uncounted, it is approximated in the estimation of travel time to all locations and the calculation of accessibility.</w:t>
      </w:r>
    </w:p>
    <w:p w14:paraId="4A609262" w14:textId="77777777" w:rsidR="00DD1352" w:rsidRDefault="00000000">
      <w:pPr>
        <w:pStyle w:val="BodyText"/>
      </w:pPr>
      <w:r>
        <w:t xml:space="preserve">Travel times by walking, cycling, transit and car is calculated for each DA to the destination point using the ‘travel_time_matrix()’ function from {r5r}, an open-source R package for rapid realistic routing on multimodal transport networks (Pereira et al. 2021). Inputs are point locations of origins, destinations, a street network, and transit routes/schedules. The origin of each DA and destination location is assumed to be its geometric centroid, the Open Street Map (OSM) network (Geofabrik 2023) is the road network input, and the Hamilton static GTFS (transit network in which only urban buses operate) (Feeds 2023) provides </w:t>
      </w:r>
      <w:r>
        <w:lastRenderedPageBreak/>
        <w:t>transit schedules linked to the road network. For all modes, travel times under 60 minutes based on the shortest travel-time path OSM road network are calculated.</w:t>
      </w:r>
    </w:p>
    <w:p w14:paraId="75DC86A0" w14:textId="77777777" w:rsidR="00DD1352" w:rsidRDefault="00000000">
      <w:pPr>
        <w:pStyle w:val="BodyText"/>
      </w:pPr>
      <w:r>
        <w:t xml:space="preserve">For transit and cycling modes, additional parameters were included. For transit, a typical Wednesday departure time at 8:00 was selected, as it is representative of relative accessibility over the course of the day (Boisjoly and El-Geneidy 2016). Further, a departure travel window parameter of </w:t>
      </w:r>
      <m:oMath>
        <m:r>
          <m:rPr>
            <m:sty m:val="p"/>
          </m:rPr>
          <w:rPr>
            <w:rFonts w:ascii="Cambria Math" w:hAnsi="Cambria Math"/>
          </w:rPr>
          <m:t>±</m:t>
        </m:r>
      </m:oMath>
      <w:r>
        <w:t xml:space="preserve"> 30 mins was used so times are calculated for each minute between 7:30 to 8:30. Selecting a sufficiently wide window is an important consideration as travel times are sensitive to transit vehicle frequency and connecting transfers (see discussion of the modifiable temporal unit problem e.g., (Pereira 2019)). Further, for transit travel times the 25th percentile time from the distribution of travel times in the departure window was selected to represent each origin-destination travel time. This travel time indicates that 25% of trips from that origin to destination have a travel time that is that length or shorter. This assumption provides an optimistic perspective of transit travel times. For cycling travel times, the default parameter for cycling routes of level 1 or 2 traffic level of stress, dedicated or separated cycling lanes respectively, was selected. The level of traffic stress is variable associated with links of the OSM road network.</w:t>
      </w:r>
    </w:p>
    <w:p w14:paraId="28259DD7" w14:textId="77777777" w:rsidR="00DD1352" w:rsidRDefault="00000000">
      <w:pPr>
        <w:pStyle w:val="BodyText"/>
      </w:pPr>
      <w:r>
        <w:t xml:space="preserve">Both the </w:t>
      </w:r>
      <w:r>
        <w:rPr>
          <w:b/>
          <w:bCs/>
        </w:rPr>
        <w:t>cumulative opportunity</w:t>
      </w:r>
      <w:r>
        <w:t xml:space="preserve"> and </w:t>
      </w:r>
      <w:r>
        <w:rPr>
          <w:b/>
          <w:bCs/>
        </w:rPr>
        <w:t>spatial availability</w:t>
      </w:r>
      <w:r>
        <w:t xml:space="preserve"> measure are used to estimate the potential access to care that each mode provides to the DA. From the cumulative opportunity measure, the DA level values represent the potential interaction with reachable destinations a population located at DA could access using a given mode. The interpretation of the spatial availability measure is different: each DA level values are a proportional value of all the care destinations in Hamilton. Each proportional value represents the potential availability of reachable care destinations to a mode-using population located at the DA.</w:t>
      </w:r>
    </w:p>
    <w:p w14:paraId="4625025E" w14:textId="77777777" w:rsidR="00DD1352" w:rsidRDefault="00000000">
      <w:pPr>
        <w:pStyle w:val="BodyText"/>
      </w:pPr>
      <w:r>
        <w:rPr>
          <w:b/>
          <w:bCs/>
        </w:rPr>
        <w:t>Cumulative opportunity accessibility</w:t>
      </w:r>
      <w:r>
        <w:t>: takes the following general form for multi-modal calculation:</w:t>
      </w:r>
    </w:p>
    <w:p w14:paraId="14D8B202" w14:textId="77777777" w:rsidR="00DD1352"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sSub>
                <m:sSubPr>
                  <m:ctrlPr>
                    <w:rPr>
                      <w:rFonts w:ascii="Cambria Math" w:hAnsi="Cambria Math"/>
                    </w:rPr>
                  </m:ctrlPr>
                </m:sSubPr>
                <m:e>
                  <m:r>
                    <w:rPr>
                      <w:rFonts w:ascii="Cambria Math" w:hAnsi="Cambria Math"/>
                    </w:rPr>
                    <m:t>O</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m</m:t>
              </m:r>
            </m:sup>
          </m:sSup>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ij</m:t>
                  </m:r>
                </m:sub>
                <m:sup>
                  <m:r>
                    <w:rPr>
                      <w:rFonts w:ascii="Cambria Math" w:hAnsi="Cambria Math"/>
                    </w:rPr>
                    <m:t>m</m:t>
                  </m:r>
                </m:sup>
              </m:sSubSup>
            </m:e>
          </m:d>
        </m:oMath>
      </m:oMathPara>
    </w:p>
    <w:p w14:paraId="5831B2BE" w14:textId="77777777" w:rsidR="00DD1352" w:rsidRDefault="00000000">
      <w:pPr>
        <w:pStyle w:val="FirstParagraph"/>
      </w:pPr>
      <w:r>
        <w:t>Where:</w:t>
      </w:r>
    </w:p>
    <w:p w14:paraId="05A30FD3" w14:textId="77777777" w:rsidR="00DD1352" w:rsidRDefault="00000000">
      <w:pPr>
        <w:pStyle w:val="Compact"/>
        <w:numPr>
          <w:ilvl w:val="0"/>
          <w:numId w:val="3"/>
        </w:numPr>
      </w:pPr>
      <m:oMath>
        <m:r>
          <w:rPr>
            <w:rFonts w:ascii="Cambria Math" w:hAnsi="Cambria Math"/>
          </w:rPr>
          <m:t>i</m:t>
        </m:r>
      </m:oMath>
      <w:r>
        <w:t xml:space="preserve"> is a set of origin locations.</w:t>
      </w:r>
    </w:p>
    <w:p w14:paraId="5BA2BB3C" w14:textId="77777777" w:rsidR="00DD1352" w:rsidRDefault="00000000">
      <w:pPr>
        <w:pStyle w:val="Compact"/>
        <w:numPr>
          <w:ilvl w:val="0"/>
          <w:numId w:val="3"/>
        </w:numPr>
      </w:pPr>
      <m:oMath>
        <m:r>
          <w:rPr>
            <w:rFonts w:ascii="Cambria Math" w:hAnsi="Cambria Math"/>
          </w:rPr>
          <m:t>j</m:t>
        </m:r>
      </m:oMath>
      <w:r>
        <w:t xml:space="preserve"> is a set of destination locations.</w:t>
      </w:r>
    </w:p>
    <w:p w14:paraId="0CF5E5BC" w14:textId="77777777" w:rsidR="00DD1352" w:rsidRDefault="00000000">
      <w:pPr>
        <w:pStyle w:val="Compact"/>
        <w:numPr>
          <w:ilvl w:val="0"/>
          <w:numId w:val="3"/>
        </w:numPr>
      </w:pPr>
      <m:oMath>
        <m:r>
          <w:rPr>
            <w:rFonts w:ascii="Cambria Math" w:hAnsi="Cambria Math"/>
          </w:rPr>
          <m:t>m</m:t>
        </m:r>
      </m:oMath>
      <w:r>
        <w:t xml:space="preserve"> is a set of modes.</w:t>
      </w:r>
    </w:p>
    <w:p w14:paraId="507B1737" w14:textId="77777777" w:rsidR="00DD1352" w:rsidRDefault="00000000">
      <w:pPr>
        <w:pStyle w:val="Compact"/>
        <w:numPr>
          <w:ilvl w:val="0"/>
          <w:numId w:val="3"/>
        </w:numPr>
      </w:pPr>
      <m:oMath>
        <m:sSub>
          <m:sSubPr>
            <m:ctrlPr>
              <w:rPr>
                <w:rFonts w:ascii="Cambria Math" w:hAnsi="Cambria Math"/>
              </w:rPr>
            </m:ctrlPr>
          </m:sSubPr>
          <m:e>
            <m:r>
              <w:rPr>
                <w:rFonts w:ascii="Cambria Math" w:hAnsi="Cambria Math"/>
              </w:rPr>
              <m:t>O</m:t>
            </m:r>
          </m:e>
          <m:sub>
            <m:r>
              <w:rPr>
                <w:rFonts w:ascii="Cambria Math" w:hAnsi="Cambria Math"/>
              </w:rPr>
              <m:t>j</m:t>
            </m:r>
          </m:sub>
        </m:sSub>
      </m:oMath>
      <w:r>
        <w:t xml:space="preserve"> is a number of opportunities at </w:t>
      </w:r>
      <m:oMath>
        <m:r>
          <w:rPr>
            <w:rFonts w:ascii="Cambria Math" w:hAnsi="Cambria Math"/>
          </w:rPr>
          <m:t>j</m:t>
        </m:r>
      </m:oMath>
      <w:r>
        <w:t>, in our case weighted.</w:t>
      </w:r>
    </w:p>
    <w:p w14:paraId="1D36827B" w14:textId="77777777" w:rsidR="00DD1352" w:rsidRDefault="00000000">
      <w:pPr>
        <w:pStyle w:val="Compact"/>
        <w:numPr>
          <w:ilvl w:val="0"/>
          <w:numId w:val="3"/>
        </w:numPr>
      </w:pPr>
      <m:oMath>
        <m:sSubSup>
          <m:sSubSupPr>
            <m:ctrlPr>
              <w:rPr>
                <w:rFonts w:ascii="Cambria Math" w:hAnsi="Cambria Math"/>
              </w:rPr>
            </m:ctrlPr>
          </m:sSubSupPr>
          <m:e>
            <m:r>
              <w:rPr>
                <w:rFonts w:ascii="Cambria Math" w:hAnsi="Cambria Math"/>
              </w:rPr>
              <m:t>c</m:t>
            </m:r>
          </m:e>
          <m:sub>
            <m:r>
              <w:rPr>
                <w:rFonts w:ascii="Cambria Math" w:hAnsi="Cambria Math"/>
              </w:rPr>
              <m:t>ij</m:t>
            </m:r>
          </m:sub>
          <m:sup>
            <m:r>
              <w:rPr>
                <w:rFonts w:ascii="Cambria Math" w:hAnsi="Cambria Math"/>
              </w:rPr>
              <m:t>m</m:t>
            </m:r>
          </m:sup>
        </m:sSubSup>
      </m:oMath>
      <w:r>
        <w:t xml:space="preserve"> is the travel cost between </w:t>
      </w:r>
      <m:oMath>
        <m:r>
          <w:rPr>
            <w:rFonts w:ascii="Cambria Math" w:hAnsi="Cambria Math"/>
          </w:rPr>
          <m:t>i</m:t>
        </m:r>
      </m:oMath>
      <w:r>
        <w:t xml:space="preserve"> and </w:t>
      </w:r>
      <m:oMath>
        <m:r>
          <w:rPr>
            <w:rFonts w:ascii="Cambria Math" w:hAnsi="Cambria Math"/>
          </w:rPr>
          <m:t>j</m:t>
        </m:r>
      </m:oMath>
      <w:r>
        <w:t xml:space="preserve"> for each </w:t>
      </w:r>
      <m:oMath>
        <m:r>
          <w:rPr>
            <w:rFonts w:ascii="Cambria Math" w:hAnsi="Cambria Math"/>
          </w:rPr>
          <m:t>m</m:t>
        </m:r>
      </m:oMath>
      <w:r>
        <w:t>.</w:t>
      </w:r>
    </w:p>
    <w:p w14:paraId="4F3878EE" w14:textId="77777777" w:rsidR="00DD1352" w:rsidRDefault="00000000">
      <w:pPr>
        <w:pStyle w:val="Compact"/>
        <w:numPr>
          <w:ilvl w:val="0"/>
          <w:numId w:val="3"/>
        </w:numPr>
      </w:pPr>
      <m:oMath>
        <m:sSup>
          <m:sSupPr>
            <m:ctrlPr>
              <w:rPr>
                <w:rFonts w:ascii="Cambria Math" w:hAnsi="Cambria Math"/>
              </w:rPr>
            </m:ctrlPr>
          </m:sSupPr>
          <m:e>
            <m:r>
              <w:rPr>
                <w:rFonts w:ascii="Cambria Math" w:hAnsi="Cambria Math"/>
              </w:rPr>
              <m:t>f</m:t>
            </m:r>
          </m:e>
          <m:sup>
            <m:r>
              <w:rPr>
                <w:rFonts w:ascii="Cambria Math" w:hAnsi="Cambria Math"/>
              </w:rPr>
              <m:t>m</m:t>
            </m:r>
          </m:sup>
        </m:sSup>
        <m:d>
          <m:dPr>
            <m:ctrlPr>
              <w:rPr>
                <w:rFonts w:ascii="Cambria Math" w:hAnsi="Cambria Math"/>
              </w:rPr>
            </m:ctrlPr>
          </m:dPr>
          <m:e>
            <m:r>
              <m:rPr>
                <m:sty m:val="p"/>
              </m:rPr>
              <w:rPr>
                <w:rFonts w:ascii="Cambria Math" w:hAnsi="Cambria Math"/>
              </w:rPr>
              <m:t>⋅</m:t>
            </m:r>
          </m:e>
        </m:d>
      </m:oMath>
      <w:r>
        <w:t xml:space="preserve"> is an impedance function of </w:t>
      </w:r>
      <m:oMath>
        <m:sSubSup>
          <m:sSubSupPr>
            <m:ctrlPr>
              <w:rPr>
                <w:rFonts w:ascii="Cambria Math" w:hAnsi="Cambria Math"/>
              </w:rPr>
            </m:ctrlPr>
          </m:sSubSupPr>
          <m:e>
            <m:r>
              <w:rPr>
                <w:rFonts w:ascii="Cambria Math" w:hAnsi="Cambria Math"/>
              </w:rPr>
              <m:t>c</m:t>
            </m:r>
          </m:e>
          <m:sub>
            <m:r>
              <w:rPr>
                <w:rFonts w:ascii="Cambria Math" w:hAnsi="Cambria Math"/>
              </w:rPr>
              <m:t>ij</m:t>
            </m:r>
          </m:sub>
          <m:sup>
            <m:r>
              <w:rPr>
                <w:rFonts w:ascii="Cambria Math" w:hAnsi="Cambria Math"/>
              </w:rPr>
              <m:t>m</m:t>
            </m:r>
          </m:sup>
        </m:sSubSup>
      </m:oMath>
      <w:r>
        <w:t xml:space="preserve"> for each </w:t>
      </w:r>
      <m:oMath>
        <m:r>
          <w:rPr>
            <w:rFonts w:ascii="Cambria Math" w:hAnsi="Cambria Math"/>
          </w:rPr>
          <m:t>m</m:t>
        </m:r>
      </m:oMath>
      <w:r>
        <w:t xml:space="preserve">; within the cumulative opportunity approach, it is a binary function that takes the value of 1 if </w:t>
      </w:r>
      <m:oMath>
        <m:sSubSup>
          <m:sSubSupPr>
            <m:ctrlPr>
              <w:rPr>
                <w:rFonts w:ascii="Cambria Math" w:hAnsi="Cambria Math"/>
              </w:rPr>
            </m:ctrlPr>
          </m:sSubSupPr>
          <m:e>
            <m:r>
              <w:rPr>
                <w:rFonts w:ascii="Cambria Math" w:hAnsi="Cambria Math"/>
              </w:rPr>
              <m:t>c</m:t>
            </m:r>
          </m:e>
          <m:sub>
            <m:r>
              <w:rPr>
                <w:rFonts w:ascii="Cambria Math" w:hAnsi="Cambria Math"/>
              </w:rPr>
              <m:t>ij</m:t>
            </m:r>
          </m:sub>
          <m:sup>
            <m:r>
              <w:rPr>
                <w:rFonts w:ascii="Cambria Math" w:hAnsi="Cambria Math"/>
              </w:rPr>
              <m:t>m</m:t>
            </m:r>
          </m:sup>
        </m:sSubSup>
      </m:oMath>
      <w:r>
        <w:t xml:space="preserve"> is less than a selected value (S. L. Handy and Niemeier 1997).</w:t>
      </w:r>
    </w:p>
    <w:p w14:paraId="448430E8" w14:textId="77777777" w:rsidR="00DD1352" w:rsidRDefault="00000000">
      <w:pPr>
        <w:pStyle w:val="Compact"/>
        <w:numPr>
          <w:ilvl w:val="0"/>
          <w:numId w:val="3"/>
        </w:numPr>
      </w:pP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m:t>
            </m:r>
          </m:sup>
        </m:sSubSup>
      </m:oMath>
      <w:r>
        <w:t xml:space="preserve"> is the unconstrained accessibility for </w:t>
      </w:r>
      <m:oMath>
        <m:r>
          <w:rPr>
            <w:rFonts w:ascii="Cambria Math" w:hAnsi="Cambria Math"/>
          </w:rPr>
          <m:t>m</m:t>
        </m:r>
      </m:oMath>
      <w:r>
        <w:t xml:space="preserve"> at each </w:t>
      </w:r>
      <m:oMath>
        <m:r>
          <w:rPr>
            <w:rFonts w:ascii="Cambria Math" w:hAnsi="Cambria Math"/>
          </w:rPr>
          <m:t>i</m:t>
        </m:r>
      </m:oMath>
      <w:r>
        <w:t>.</w:t>
      </w:r>
    </w:p>
    <w:p w14:paraId="1E550415" w14:textId="77777777" w:rsidR="00DD1352" w:rsidRDefault="00000000">
      <w:pPr>
        <w:pStyle w:val="FirstParagraph"/>
      </w:pPr>
      <w:r>
        <w:rPr>
          <w:b/>
          <w:bCs/>
        </w:rPr>
        <w:lastRenderedPageBreak/>
        <w:t>Spatial availability</w:t>
      </w:r>
      <w:r>
        <w:t>, on the other hand, takes the following general form for multi-modal calculation:</w:t>
      </w:r>
    </w:p>
    <w:p w14:paraId="3E8A5E43" w14:textId="77777777" w:rsidR="00DD1352"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sSub>
                <m:sSubPr>
                  <m:ctrlPr>
                    <w:rPr>
                      <w:rFonts w:ascii="Cambria Math" w:hAnsi="Cambria Math"/>
                    </w:rPr>
                  </m:ctrlPr>
                </m:sSubPr>
                <m:e>
                  <m:r>
                    <w:rPr>
                      <w:rFonts w:ascii="Cambria Math" w:hAnsi="Cambria Math"/>
                    </w:rPr>
                    <m:t>O</m:t>
                  </m:r>
                </m:e>
                <m:sub>
                  <m:r>
                    <w:rPr>
                      <w:rFonts w:ascii="Cambria Math" w:hAnsi="Cambria Math"/>
                    </w:rPr>
                    <m:t>j</m:t>
                  </m:r>
                </m:sub>
              </m:sSub>
            </m:e>
          </m:nary>
          <m:r>
            <w:rPr>
              <w:rFonts w:ascii="Cambria Math" w:hAnsi="Cambria Math"/>
            </w:rPr>
            <m:t> </m:t>
          </m:r>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tm</m:t>
              </m:r>
            </m:sup>
          </m:sSubSup>
        </m:oMath>
      </m:oMathPara>
    </w:p>
    <w:p w14:paraId="5D4F18DD" w14:textId="77777777" w:rsidR="00DD1352" w:rsidRDefault="00000000">
      <w:pPr>
        <w:pStyle w:val="FirstParagraph"/>
      </w:pPr>
      <w:r>
        <w:t>Where:</w:t>
      </w:r>
    </w:p>
    <w:p w14:paraId="3E79BF09" w14:textId="77777777" w:rsidR="00DD1352" w:rsidRDefault="00000000">
      <w:pPr>
        <w:pStyle w:val="Compact"/>
        <w:numPr>
          <w:ilvl w:val="0"/>
          <w:numId w:val="4"/>
        </w:numPr>
      </w:pPr>
      <m:oMath>
        <m:r>
          <w:rPr>
            <w:rFonts w:ascii="Cambria Math" w:hAnsi="Cambria Math"/>
          </w:rPr>
          <m:t>i</m:t>
        </m:r>
      </m:oMath>
      <w:r>
        <w:t xml:space="preserve">, </w:t>
      </w:r>
      <m:oMath>
        <m:r>
          <w:rPr>
            <w:rFonts w:ascii="Cambria Math" w:hAnsi="Cambria Math"/>
          </w:rPr>
          <m:t>j</m:t>
        </m:r>
      </m:oMath>
      <w:r>
        <w:t xml:space="preserve">, and </w:t>
      </w:r>
      <m:oMath>
        <m:r>
          <w:rPr>
            <w:rFonts w:ascii="Cambria Math" w:hAnsi="Cambria Math"/>
          </w:rPr>
          <m:t>m</m:t>
        </m:r>
      </m:oMath>
      <w:r>
        <w:t xml:space="preserve"> is a set of origin locations, destination locations, and modes respectively.</w:t>
      </w:r>
    </w:p>
    <w:p w14:paraId="5FA2938F" w14:textId="77777777" w:rsidR="00DD1352" w:rsidRDefault="00000000">
      <w:pPr>
        <w:pStyle w:val="Compact"/>
        <w:numPr>
          <w:ilvl w:val="0"/>
          <w:numId w:val="4"/>
        </w:numPr>
      </w:pPr>
      <m:oMath>
        <m:sSub>
          <m:sSubPr>
            <m:ctrlPr>
              <w:rPr>
                <w:rFonts w:ascii="Cambria Math" w:hAnsi="Cambria Math"/>
              </w:rPr>
            </m:ctrlPr>
          </m:sSubPr>
          <m:e>
            <m:r>
              <w:rPr>
                <w:rFonts w:ascii="Cambria Math" w:hAnsi="Cambria Math"/>
              </w:rPr>
              <m:t>O</m:t>
            </m:r>
          </m:e>
          <m:sub>
            <m:r>
              <w:rPr>
                <w:rFonts w:ascii="Cambria Math" w:hAnsi="Cambria Math"/>
              </w:rPr>
              <m:t>j</m:t>
            </m:r>
          </m:sub>
        </m:sSub>
      </m:oMath>
      <w:r>
        <w:t xml:space="preserve"> is a number of opportunities at </w:t>
      </w:r>
      <m:oMath>
        <m:r>
          <w:rPr>
            <w:rFonts w:ascii="Cambria Math" w:hAnsi="Cambria Math"/>
          </w:rPr>
          <m:t>j</m:t>
        </m:r>
      </m:oMath>
      <w:r>
        <w:t>, in our case weighted.</w:t>
      </w:r>
    </w:p>
    <w:p w14:paraId="7B03C63D" w14:textId="77777777" w:rsidR="00DD1352" w:rsidRDefault="00000000">
      <w:pPr>
        <w:pStyle w:val="Compact"/>
        <w:numPr>
          <w:ilvl w:val="0"/>
          <w:numId w:val="4"/>
        </w:numPr>
      </w:pP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tm</m:t>
            </m:r>
          </m:sup>
        </m:sSubSup>
      </m:oMath>
      <w:r>
        <w:t xml:space="preserve"> is a balancing factor for each </w:t>
      </w:r>
      <m:oMath>
        <m:r>
          <w:rPr>
            <w:rFonts w:ascii="Cambria Math" w:hAnsi="Cambria Math"/>
          </w:rPr>
          <m:t>m</m:t>
        </m:r>
      </m:oMath>
      <w:r>
        <w:t xml:space="preserve"> at each </w:t>
      </w:r>
      <m:oMath>
        <m:r>
          <w:rPr>
            <w:rFonts w:ascii="Cambria Math" w:hAnsi="Cambria Math"/>
          </w:rPr>
          <m:t>i</m:t>
        </m:r>
      </m:oMath>
      <w:r>
        <w:t xml:space="preserve">. It depends on the size of the populations at different locations that demand opportunities </w:t>
      </w:r>
      <m:oMath>
        <m:sSub>
          <m:sSubPr>
            <m:ctrlPr>
              <w:rPr>
                <w:rFonts w:ascii="Cambria Math" w:hAnsi="Cambria Math"/>
              </w:rPr>
            </m:ctrlPr>
          </m:sSubPr>
          <m:e>
            <m:r>
              <w:rPr>
                <w:rFonts w:ascii="Cambria Math" w:hAnsi="Cambria Math"/>
              </w:rPr>
              <m:t>O</m:t>
            </m:r>
          </m:e>
          <m:sub>
            <m:r>
              <w:rPr>
                <w:rFonts w:ascii="Cambria Math" w:hAnsi="Cambria Math"/>
              </w:rPr>
              <m:t>j</m:t>
            </m:r>
          </m:sub>
        </m:sSub>
      </m:oMath>
      <w:r>
        <w:t xml:space="preserve">, as well as the cost of movement in the system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e>
        </m:d>
      </m:oMath>
      <w:r>
        <w:t>.</w:t>
      </w:r>
    </w:p>
    <w:p w14:paraId="5AD90493" w14:textId="77777777" w:rsidR="00DD1352" w:rsidRDefault="00000000">
      <w:pPr>
        <w:pStyle w:val="Compact"/>
        <w:numPr>
          <w:ilvl w:val="0"/>
          <w:numId w:val="4"/>
        </w:numP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m:t>
            </m:r>
          </m:sup>
        </m:sSubSup>
      </m:oMath>
      <w:r>
        <w:t xml:space="preserve"> is the constrained accessibility (spatial availability) for </w:t>
      </w:r>
      <m:oMath>
        <m:r>
          <w:rPr>
            <w:rFonts w:ascii="Cambria Math" w:hAnsi="Cambria Math"/>
          </w:rPr>
          <m:t>m</m:t>
        </m:r>
      </m:oMath>
      <w:r>
        <w:t xml:space="preserve"> at each </w:t>
      </w:r>
      <m:oMath>
        <m:r>
          <w:rPr>
            <w:rFonts w:ascii="Cambria Math" w:hAnsi="Cambria Math"/>
          </w:rPr>
          <m:t>i</m:t>
        </m:r>
      </m:oMath>
      <w:r>
        <w:t xml:space="preserve">; the sum of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m:t>
            </m:r>
          </m:sup>
        </m:sSubSup>
      </m:oMath>
      <w:r>
        <w:t xml:space="preserve"> for all </w:t>
      </w:r>
      <m:oMath>
        <m:r>
          <w:rPr>
            <w:rFonts w:ascii="Cambria Math" w:hAnsi="Cambria Math"/>
          </w:rPr>
          <m:t>m</m:t>
        </m:r>
      </m:oMath>
      <w:r>
        <w:t xml:space="preserve"> at each </w:t>
      </w:r>
      <m:oMath>
        <m:r>
          <w:rPr>
            <w:rFonts w:ascii="Cambria Math" w:hAnsi="Cambria Math"/>
          </w:rPr>
          <m:t>i</m:t>
        </m:r>
      </m:oMath>
      <w:r>
        <w:t xml:space="preserve"> is equivalent to the total sum of opportunities in the region (i.e., </w:t>
      </w:r>
      <m:oMath>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O</m:t>
                </m:r>
              </m:e>
              <m:sub>
                <m:r>
                  <w:rPr>
                    <w:rFonts w:ascii="Cambria Math" w:hAnsi="Cambria Math"/>
                  </w:rPr>
                  <m:t>j</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V</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m:t>
                    </m:r>
                  </m:sup>
                </m:sSubSup>
              </m:e>
            </m:nary>
          </m:e>
        </m:nary>
      </m:oMath>
      <w:r>
        <w:t>).</w:t>
      </w:r>
    </w:p>
    <w:p w14:paraId="52916354" w14:textId="77777777" w:rsidR="00DD1352" w:rsidRDefault="00000000">
      <w:pPr>
        <w:pStyle w:val="FirstParagraph"/>
      </w:pPr>
      <w:r>
        <w:t xml:space="preserve">What makes spatial availability stand apart from other competitive measures is the multimodal balancing factor </w:t>
      </w: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tm</m:t>
            </m:r>
          </m:sup>
        </m:sSubSup>
      </m:oMath>
      <w:r>
        <w:t xml:space="preserve"> (discussed in Anastasia Soukhov et al. (2023)). </w:t>
      </w: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tm</m:t>
            </m:r>
          </m:sup>
        </m:sSubSup>
      </m:oMath>
      <w:r>
        <w:t xml:space="preserve"> implements a proportional allocation mechanism that ensures the sum of all spatial availability values at each </w:t>
      </w:r>
      <m:oMath>
        <m:r>
          <w:rPr>
            <w:rFonts w:ascii="Cambria Math" w:hAnsi="Cambria Math"/>
          </w:rPr>
          <m:t>i</m:t>
        </m:r>
      </m:oMath>
      <w:r>
        <w:t xml:space="preserve"> always matches the total number of opportunities in the region. </w:t>
      </w: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tm</m:t>
            </m:r>
          </m:sup>
        </m:sSubSup>
      </m:oMath>
      <w:r>
        <w:t xml:space="preserve"> consists of two parts: the first is a population-based proportional allocation factor </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pm</m:t>
            </m:r>
          </m:sup>
        </m:sSubSup>
      </m:oMath>
      <w:r>
        <w:t xml:space="preserve"> that models the mass effect of the gravity model and the second is an impedance-based proportional allocation factor </w:t>
      </w: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cm</m:t>
            </m:r>
          </m:sup>
        </m:sSubSup>
      </m:oMath>
      <w:r>
        <w:t xml:space="preserve"> that models the cost effect. Both factors consider competition: </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pm</m:t>
            </m:r>
          </m:sup>
        </m:sSubSup>
      </m:oMath>
      <w:r>
        <w:t xml:space="preserve"> estimates a proportion of how many people are in each </w:t>
      </w:r>
      <m:oMath>
        <m:r>
          <w:rPr>
            <w:rFonts w:ascii="Cambria Math" w:hAnsi="Cambria Math"/>
          </w:rPr>
          <m:t>i</m:t>
        </m:r>
      </m:oMath>
      <w:r>
        <w:t xml:space="preserve"> and using each </w:t>
      </w:r>
      <m:oMath>
        <m:r>
          <w:rPr>
            <w:rFonts w:ascii="Cambria Math" w:hAnsi="Cambria Math"/>
          </w:rPr>
          <m:t>m</m:t>
        </m:r>
      </m:oMath>
      <w:r>
        <w:t xml:space="preserve"> relative to the region and </w:t>
      </w: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cm</m:t>
            </m:r>
          </m:sup>
        </m:sSubSup>
      </m:oMath>
      <w:r>
        <w:t xml:space="preserve"> estimates a proportion of the cost of travel from </w:t>
      </w:r>
      <m:oMath>
        <m:r>
          <w:rPr>
            <w:rFonts w:ascii="Cambria Math" w:hAnsi="Cambria Math"/>
          </w:rPr>
          <m:t>i</m:t>
        </m:r>
      </m:oMath>
      <w:r>
        <w:t xml:space="preserve"> to </w:t>
      </w:r>
      <m:oMath>
        <m:r>
          <w:rPr>
            <w:rFonts w:ascii="Cambria Math" w:hAnsi="Cambria Math"/>
          </w:rPr>
          <m:t>j</m:t>
        </m:r>
      </m:oMath>
      <w:r>
        <w:t xml:space="preserve"> at each </w:t>
      </w:r>
      <m:oMath>
        <m:r>
          <w:rPr>
            <w:rFonts w:ascii="Cambria Math" w:hAnsi="Cambria Math"/>
          </w:rPr>
          <m:t>i</m:t>
        </m:r>
      </m:oMath>
      <w:r>
        <w:t xml:space="preserve"> using each </w:t>
      </w:r>
      <m:oMath>
        <m:r>
          <w:rPr>
            <w:rFonts w:ascii="Cambria Math" w:hAnsi="Cambria Math"/>
          </w:rPr>
          <m:t>m</m:t>
        </m:r>
      </m:oMath>
      <w:r>
        <w:t xml:space="preserve"> relative to the region. As both </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pm</m:t>
            </m:r>
          </m:sup>
        </m:sSubSup>
      </m:oMath>
      <w:r>
        <w:t xml:space="preserve"> and </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mc</m:t>
            </m:r>
          </m:sup>
        </m:sSubSup>
      </m:oMath>
      <w:r>
        <w:t xml:space="preserve"> are proportions, </w:t>
      </w:r>
      <m:oMath>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pm</m:t>
                    </m:r>
                  </m:sup>
                </m:sSubSup>
              </m:e>
            </m:nary>
          </m:e>
        </m:nary>
        <m:r>
          <m:rPr>
            <m:sty m:val="p"/>
          </m:rPr>
          <w:rPr>
            <w:rFonts w:ascii="Cambria Math" w:hAnsi="Cambria Math"/>
          </w:rPr>
          <m:t>=</m:t>
        </m:r>
        <m:r>
          <w:rPr>
            <w:rFonts w:ascii="Cambria Math" w:hAnsi="Cambria Math"/>
          </w:rPr>
          <m:t>1</m:t>
        </m:r>
      </m:oMath>
      <w:r>
        <w:t xml:space="preserve"> and </w:t>
      </w:r>
      <m:oMath>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cm</m:t>
                    </m:r>
                  </m:sup>
                </m:sSubSup>
              </m:e>
            </m:nary>
          </m:e>
        </m:nary>
        <m:r>
          <m:rPr>
            <m:sty m:val="p"/>
          </m:rPr>
          <w:rPr>
            <w:rFonts w:ascii="Cambria Math" w:hAnsi="Cambria Math"/>
          </w:rPr>
          <m:t>=</m:t>
        </m:r>
        <m:r>
          <w:rPr>
            <w:rFonts w:ascii="Cambria Math" w:hAnsi="Cambria Math"/>
          </w:rPr>
          <m:t>1</m:t>
        </m:r>
      </m:oMath>
      <w:r>
        <w:t xml:space="preserve">). Both factors are combined to equal the total balancing factor </w:t>
      </w: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tm</m:t>
            </m:r>
          </m:sup>
        </m:sSubSup>
      </m:oMath>
      <w:r>
        <w:t xml:space="preserve"> which is used to calculated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m:t>
            </m:r>
          </m:sup>
        </m:sSubSup>
      </m:oMath>
      <w:r>
        <w:t xml:space="preserve"> as follows:</w:t>
      </w:r>
    </w:p>
    <w:p w14:paraId="2E9C64E2" w14:textId="77777777" w:rsidR="00DD1352"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tm</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pm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cm</m:t>
                  </m:r>
                </m:sup>
              </m:sSubSup>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pm</m:t>
                          </m:r>
                        </m:sup>
                      </m:sSubSup>
                    </m:e>
                  </m:nary>
                </m:e>
              </m:nary>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cm</m:t>
                  </m:r>
                </m:sup>
              </m:sSubSup>
            </m:den>
          </m:f>
        </m:oMath>
      </m:oMathPara>
    </w:p>
    <w:p w14:paraId="40D70400" w14:textId="77777777" w:rsidR="00DD1352" w:rsidRDefault="00000000">
      <w:pPr>
        <w:pStyle w:val="FirstParagraph"/>
      </w:pPr>
      <w:r>
        <w:t>Where:</w:t>
      </w:r>
    </w:p>
    <w:p w14:paraId="13C13BEF" w14:textId="77777777" w:rsidR="00DD1352" w:rsidRDefault="00000000">
      <w:pPr>
        <w:pStyle w:val="Compact"/>
        <w:numPr>
          <w:ilvl w:val="0"/>
          <w:numId w:val="5"/>
        </w:numPr>
      </w:pPr>
      <w:r>
        <w:t xml:space="preserve">The factor for allocation by population for each </w:t>
      </w:r>
      <m:oMath>
        <m:r>
          <w:rPr>
            <w:rFonts w:ascii="Cambria Math" w:hAnsi="Cambria Math"/>
          </w:rPr>
          <m:t>m</m:t>
        </m:r>
      </m:oMath>
      <w:r>
        <w:t xml:space="preserve"> at each </w:t>
      </w:r>
      <m:oMath>
        <m:r>
          <w:rPr>
            <w:rFonts w:ascii="Cambria Math" w:hAnsi="Cambria Math"/>
          </w:rPr>
          <m:t>i</m:t>
        </m:r>
      </m:oMath>
      <w:r>
        <w:t xml:space="preserve"> is </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pm</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m:t>
                </m:r>
              </m:sup>
            </m:sSubSup>
          </m:num>
          <m:den>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m:t>
                        </m:r>
                      </m:sup>
                    </m:sSubSup>
                  </m:e>
                </m:nary>
              </m:e>
            </m:nary>
          </m:den>
        </m:f>
      </m:oMath>
      <w:r>
        <w:t>. This factor makes opportunities available based on demand.</w:t>
      </w:r>
    </w:p>
    <w:p w14:paraId="772501AF" w14:textId="77777777" w:rsidR="00DD1352" w:rsidRDefault="00000000">
      <w:pPr>
        <w:pStyle w:val="Compact"/>
        <w:numPr>
          <w:ilvl w:val="0"/>
          <w:numId w:val="5"/>
        </w:numPr>
      </w:pPr>
      <w:r>
        <w:t xml:space="preserve">The factor for allocation by cost of travel for each </w:t>
      </w:r>
      <m:oMath>
        <m:r>
          <w:rPr>
            <w:rFonts w:ascii="Cambria Math" w:hAnsi="Cambria Math"/>
          </w:rPr>
          <m:t>m</m:t>
        </m:r>
      </m:oMath>
      <w:r>
        <w:t xml:space="preserve"> at </w:t>
      </w:r>
      <m:oMath>
        <m:r>
          <w:rPr>
            <w:rFonts w:ascii="Cambria Math" w:hAnsi="Cambria Math"/>
          </w:rPr>
          <m:t>i</m:t>
        </m:r>
      </m:oMath>
      <w:r>
        <w:t xml:space="preserve"> is </w:t>
      </w: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cm</m:t>
            </m:r>
          </m:sup>
        </m:sSub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f</m:t>
                </m:r>
              </m:e>
              <m:sup>
                <m:r>
                  <w:rPr>
                    <w:rFonts w:ascii="Cambria Math" w:hAnsi="Cambria Math"/>
                  </w:rPr>
                  <m:t>m</m:t>
                </m:r>
              </m:sup>
            </m:sSup>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ij</m:t>
                    </m:r>
                  </m:sub>
                  <m:sup>
                    <m:r>
                      <w:rPr>
                        <w:rFonts w:ascii="Cambria Math" w:hAnsi="Cambria Math"/>
                      </w:rPr>
                      <m:t>m</m:t>
                    </m:r>
                  </m:sup>
                </m:sSubSup>
              </m:e>
            </m:d>
          </m:num>
          <m:den>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p>
                      <m:sSupPr>
                        <m:ctrlPr>
                          <w:rPr>
                            <w:rFonts w:ascii="Cambria Math" w:hAnsi="Cambria Math"/>
                          </w:rPr>
                        </m:ctrlPr>
                      </m:sSupPr>
                      <m:e>
                        <m:r>
                          <w:rPr>
                            <w:rFonts w:ascii="Cambria Math" w:hAnsi="Cambria Math"/>
                          </w:rPr>
                          <m:t>f</m:t>
                        </m:r>
                      </m:e>
                      <m:sup>
                        <m:r>
                          <w:rPr>
                            <w:rFonts w:ascii="Cambria Math" w:hAnsi="Cambria Math"/>
                          </w:rPr>
                          <m:t>m</m:t>
                        </m:r>
                      </m:sup>
                    </m:sSup>
                  </m:e>
                </m:nary>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ij</m:t>
                    </m:r>
                  </m:sub>
                  <m:sup>
                    <m:r>
                      <w:rPr>
                        <w:rFonts w:ascii="Cambria Math" w:hAnsi="Cambria Math"/>
                      </w:rPr>
                      <m:t>m</m:t>
                    </m:r>
                  </m:sup>
                </m:sSubSup>
              </m:e>
            </m:d>
          </m:den>
        </m:f>
      </m:oMath>
      <w:r>
        <w:t>. This factor makes opportunities available preferentially to those who can reach them at a lower cost.</w:t>
      </w:r>
    </w:p>
    <w:p w14:paraId="61BE89D0" w14:textId="77777777" w:rsidR="00DD1352" w:rsidRDefault="00000000">
      <w:pPr>
        <w:pStyle w:val="FirstParagraph"/>
      </w:pPr>
      <w:r>
        <w:lastRenderedPageBreak/>
        <w:t>The travel impedance threshold used in both measures is 15 minutes and 30 minutes; each measure is calculated eight times, once for each four modes and assuming a travel time cut-off of 15 minutes or less and another assuming a travel time cut-off of 30 minutes or less. The selection of the travel time threshold was informed by the literature. Only one study to date has calculated the average travel time to all different categories of care destinations (16 minutes by car and 36 by public transport) (Ravensbergen, Fournier, and El-Geneidy 2022). Other literature typically considers trips to one type of care category (e.g., health, or school, or grocery stores</w:t>
      </w:r>
      <w:proofErr w:type="gramStart"/>
      <w:r>
        <w:t xml:space="preserve">) </w:t>
      </w:r>
      <w:commentRangeStart w:id="41"/>
      <w:commentRangeStart w:id="42"/>
      <w:r>
        <w:t>.</w:t>
      </w:r>
      <w:commentRangeEnd w:id="41"/>
      <w:proofErr w:type="gramEnd"/>
      <w:r>
        <w:commentReference w:id="41"/>
      </w:r>
      <w:commentRangeEnd w:id="42"/>
      <w:r w:rsidR="00892B37">
        <w:rPr>
          <w:rStyle w:val="CommentReference"/>
        </w:rPr>
        <w:commentReference w:id="42"/>
      </w:r>
      <w:r>
        <w:t xml:space="preserve"> Here, travel times vary by care category (e.g., 15 minutes to grocery shopping (Hamrick and Hopkins 2012) or 20.45 for cancer treatments (Segel and Lengerich 2020). In other care-related accessibility analyses, time-cut offs include 10 mins (for daycares) (Fransen et al. 2015) and 30 mins to 1 hr (for hospitals) (Schuurman et al. 2006). 15 and 30 minutes were selected to broadly reflect this past research. The use of a binary travel time threshold, as opposed to more complex impedance functions, was selected to simplify communication of assumed travel behaviour. As mentioned, lacking region-specific empirical data regarding care-centric travel, this work establishes a methodology to streamline access to care interpretation and analysis for when that data is available.</w:t>
      </w:r>
    </w:p>
    <w:p w14:paraId="65B9D87C" w14:textId="77777777" w:rsidR="00DD1352" w:rsidRDefault="00000000">
      <w:pPr>
        <w:pStyle w:val="BodyText"/>
      </w:pPr>
      <w:commentRangeStart w:id="43"/>
      <w:commentRangeStart w:id="44"/>
      <w:r>
        <w:t>T</w:t>
      </w:r>
      <w:commentRangeEnd w:id="43"/>
      <w:r>
        <w:commentReference w:id="43"/>
      </w:r>
      <w:commentRangeEnd w:id="44"/>
      <w:r w:rsidR="001530B4">
        <w:rPr>
          <w:rStyle w:val="CommentReference"/>
        </w:rPr>
        <w:commentReference w:id="44"/>
      </w:r>
      <w:r>
        <w:t>his work uses both constrained and unconstrained accessibility measures to elucidate different interpretations of access to care. As an unconstrained measure, cumulative opportunity measure counts all the destinations that can be reached from each DA within a travel cost, for each DA. From a region-wide perspective, a destination that can be reached is counted multiple times by all DAs that can reach it, so the sum of all cumulative opportunity DA values in the region is not meaningful. Simply, if walking-mode provides access to some number of opportunities within a 30 minutes, car-mode provides some greater access within 30 minutes, and the access that walk-mode is not discounted by the population using car-mode and the greater number of opportunities they can potentially access. However, cumulative opportunity measure is intuitive to implement, a part in why it has been widely adopted in accessibility research and considered a introductory method to more advanced accessibility measure (El-Geneidy and Levinson 2021).</w:t>
      </w:r>
    </w:p>
    <w:p w14:paraId="25B30AC7" w14:textId="77777777" w:rsidR="00DD1352" w:rsidRDefault="00000000">
      <w:pPr>
        <w:pStyle w:val="BodyText"/>
      </w:pPr>
      <w:r>
        <w:t xml:space="preserve">On the other hand, spatial availability is constrained accessibility measure that considers competition (A. Soukhov et al. 2023). It incorporates the concept of the </w:t>
      </w:r>
      <w:r>
        <w:rPr>
          <w:i/>
          <w:iCs/>
        </w:rPr>
        <w:t>finite</w:t>
      </w:r>
      <w:r>
        <w:t>: opportunities are numbered in the region so they can be potentially interacted with more or less based on the travel impedance offered by the zone (i.e., the travel cost on the transport network) as well as how densely or sparsely the zone is populated with opportunity-seeking opportunities. This is especially important considering population-distinct characteristics like selected travel modes. In a North American context, car-modes can potentially access more opportunities (unconstrained) because of their higher range relative to transit. But if opportunities are considered finite, high car mobility may take-up a higher share of opportunities from populations using modes that offer lower mobility, especially in zones where there is a high population and car-using modal split. Cumulative opportunities does not consider the relative population-demand for care destinations while spatial availability does: the use of these two measure illustrates distinct results.</w:t>
      </w:r>
    </w:p>
    <w:p w14:paraId="60B14630" w14:textId="77777777" w:rsidR="00DD1352" w:rsidRDefault="00000000">
      <w:pPr>
        <w:pStyle w:val="Heading1"/>
      </w:pPr>
      <w:bookmarkStart w:id="45" w:name="results"/>
      <w:bookmarkEnd w:id="17"/>
      <w:bookmarkEnd w:id="40"/>
      <w:r>
        <w:lastRenderedPageBreak/>
        <w:t>RESULTS</w:t>
      </w:r>
    </w:p>
    <w:p w14:paraId="0BDE8DBC" w14:textId="5E9DD09F" w:rsidR="00DD1352" w:rsidRDefault="00000000">
      <w:pPr>
        <w:pStyle w:val="Heading2"/>
      </w:pPr>
      <w:bookmarkStart w:id="46" w:name="unconstrained-access"/>
      <w:r>
        <w:t>UNCONSTRAINED ACCESS</w:t>
      </w:r>
      <w:ins w:id="47" w:author="Léa Ravensbergen" w:date="2024-01-28T15:03:00Z">
        <w:r w:rsidR="001530B4">
          <w:t xml:space="preserve"> TO CARE </w:t>
        </w:r>
      </w:ins>
    </w:p>
    <w:p w14:paraId="73F02728" w14:textId="77777777" w:rsidR="00DD1352" w:rsidRDefault="00000000">
      <w:pPr>
        <w:pStyle w:val="FirstParagraph"/>
      </w:pPr>
      <w:r>
        <w:t xml:space="preserve">The cumulative opportunity accessibility plots for each mode are shown in </w:t>
      </w:r>
      <w:hyperlink w:anchor="fig-Fig5">
        <w:r>
          <w:rPr>
            <w:rStyle w:val="Hyperlink"/>
          </w:rPr>
          <w:t>Figure 5</w:t>
        </w:r>
      </w:hyperlink>
      <w:r>
        <w:t>. They visualise an unconstrained count of care destinations that can be reached by each mode from each DA. Zonal values can be interpreted as: the higher, the more potential interaction with care destinations. This greater potential is conceptualised as a positive outcomes of well functioning land-use and transport networks (Cordera et al. 2019; Blumenberg and Pierce 2017; Cui et al. 2020). Spatial trends between the 15-min and 30-min threshold plots are similar (values are grouped by quantile). Three significant findings between modes are identified. First, the access that the car-mode provides is significantly higher relative to other modes. Travel by car results in the greatest maximum number of potential interactions to care destinations (1939 opportunities for 15-min and 2209 opportunities for 30-mins). Next, access by cycling is also relatively high. It provides the second most opportunities for interactions after travel by car, and affords at least one opportunity for interaction in more DAs than walking and transit use. Finally, access by transit is high and walking is also relatively high within Hamilton-Central but otherwise low.</w:t>
      </w:r>
    </w:p>
    <w:tbl>
      <w:tblPr>
        <w:tblStyle w:val="Table"/>
        <w:tblW w:w="5000" w:type="pct"/>
        <w:tblLook w:val="0000" w:firstRow="0" w:lastRow="0" w:firstColumn="0" w:lastColumn="0" w:noHBand="0" w:noVBand="0"/>
      </w:tblPr>
      <w:tblGrid>
        <w:gridCol w:w="9360"/>
      </w:tblGrid>
      <w:tr w:rsidR="00DD1352" w14:paraId="59AC4E23" w14:textId="77777777">
        <w:tc>
          <w:tcPr>
            <w:tcW w:w="0" w:type="auto"/>
          </w:tcPr>
          <w:p w14:paraId="5F1B1CC5" w14:textId="77777777" w:rsidR="00DD1352" w:rsidRDefault="00000000">
            <w:pPr>
              <w:jc w:val="center"/>
            </w:pPr>
            <w:bookmarkStart w:id="48" w:name="fig-Fig5"/>
            <w:r>
              <w:rPr>
                <w:noProof/>
              </w:rPr>
              <w:lastRenderedPageBreak/>
              <w:drawing>
                <wp:inline distT="0" distB="0" distL="0" distR="0" wp14:anchorId="772F7A73" wp14:editId="73798BA7">
                  <wp:extent cx="5334000" cy="5334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gures/Fig5-plot_cum_opp_measures.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2E2B997E" w14:textId="77777777" w:rsidR="00DD1352" w:rsidRDefault="00000000">
            <w:pPr>
              <w:pStyle w:val="ImageCaption"/>
              <w:spacing w:before="200"/>
            </w:pPr>
            <w:r>
              <w:t>Figure 5: The cumulative opportunity measure. The number of care destinations that can be reached, per DA, within 15 mins (top) and 30 mins (bottom). Basemap shapefiles are retrieved from the 2021 Canadian census (G. of Canada 2023a), the Open Data Hamilton Portal (O. D. Hamilton 2023) and the USGS (USGS 2010).</w:t>
            </w:r>
          </w:p>
        </w:tc>
        <w:bookmarkEnd w:id="48"/>
      </w:tr>
    </w:tbl>
    <w:p w14:paraId="423E8CFA" w14:textId="77777777" w:rsidR="00DD1352" w:rsidRDefault="00000000">
      <w:pPr>
        <w:pStyle w:val="BodyText"/>
      </w:pPr>
      <w:r>
        <w:t xml:space="preserve">From </w:t>
      </w:r>
      <w:hyperlink w:anchor="fig-Fig5">
        <w:r>
          <w:rPr>
            <w:rStyle w:val="Hyperlink"/>
          </w:rPr>
          <w:t>Figure 5</w:t>
        </w:r>
      </w:hyperlink>
      <w:r>
        <w:t xml:space="preserve">, car-mode offering high accessibility to destinations is an expected outcome given the car-oriented design of North American cities (Saeidizand, Fransen, and Boussauw 2022). However, access by non-car modes is great within many DAs in Hamilton-Central (Q3 and Q4). As well, cycling provides some access to destinations (Q1) in more rural communities. While car ownership is high in Hamilton, not everyone has access to a private vehicle: 13% of Hamilton households (Data Management Group 2018) own zero vehicles. Unconstrained access is insightful in illustrating the spatial accessibility to destinations that people may have, but it does not account for how the overall access provided by the transportation systems to destinations is allocated to different mode-using populations. </w:t>
      </w:r>
      <w:r>
        <w:lastRenderedPageBreak/>
        <w:t>This lack of consideration may conjure misleading conclusions, namely the inflated promise of lower access-providing modes.</w:t>
      </w:r>
    </w:p>
    <w:p w14:paraId="74B31AC0" w14:textId="6A9F06FA" w:rsidR="00DD1352" w:rsidRDefault="00000000">
      <w:pPr>
        <w:pStyle w:val="Heading2"/>
      </w:pPr>
      <w:bookmarkStart w:id="49" w:name="constrained-access"/>
      <w:bookmarkEnd w:id="46"/>
      <w:r>
        <w:t>CONSTRAINED ACCESS</w:t>
      </w:r>
      <w:ins w:id="50" w:author="Léa Ravensbergen" w:date="2024-01-28T15:33:00Z">
        <w:r w:rsidR="00321422">
          <w:t xml:space="preserve"> TO CARE</w:t>
        </w:r>
      </w:ins>
    </w:p>
    <w:p w14:paraId="16161FFA" w14:textId="77777777" w:rsidR="00DD1352" w:rsidRDefault="00000000">
      <w:pPr>
        <w:pStyle w:val="FirstParagraph"/>
      </w:pPr>
      <w:r>
        <w:t>Consider cycling: the access provided by this mode looks promising when examining the results of the cumulative opportunity measure (</w:t>
      </w:r>
      <w:hyperlink w:anchor="fig-Fig5">
        <w:r>
          <w:rPr>
            <w:rStyle w:val="Hyperlink"/>
          </w:rPr>
          <w:t>Figure 5</w:t>
        </w:r>
      </w:hyperlink>
      <w:r>
        <w:t xml:space="preserve">) in part because interpreting cycling access against the much higher access providing car-mode is difficult. So in conceptualising the amount of accessibility available in the region as a total, in other words constraining accessibility in the region and proportionally allocating it to mode-using populations based on their population and travel cost balancing factors, one can answer how many opportunities are available to those using the cycling-mode considering the allocation to the other three mode-using populations. This comparison cannot be addressed using unconstrained accessibility, but can be explored using constrained accessibility, shown in </w:t>
      </w:r>
      <w:hyperlink w:anchor="fig-Fig6">
        <w:r>
          <w:rPr>
            <w:rStyle w:val="Hyperlink"/>
          </w:rPr>
          <w:t>Figure 6</w:t>
        </w:r>
      </w:hyperlink>
      <w:r>
        <w:t>.</w:t>
      </w:r>
    </w:p>
    <w:tbl>
      <w:tblPr>
        <w:tblStyle w:val="Table"/>
        <w:tblW w:w="5000" w:type="pct"/>
        <w:tblLook w:val="0000" w:firstRow="0" w:lastRow="0" w:firstColumn="0" w:lastColumn="0" w:noHBand="0" w:noVBand="0"/>
      </w:tblPr>
      <w:tblGrid>
        <w:gridCol w:w="9360"/>
      </w:tblGrid>
      <w:tr w:rsidR="00DD1352" w14:paraId="7D511C5E" w14:textId="77777777">
        <w:tc>
          <w:tcPr>
            <w:tcW w:w="0" w:type="auto"/>
          </w:tcPr>
          <w:p w14:paraId="69D586C5" w14:textId="77777777" w:rsidR="00DD1352" w:rsidRDefault="00000000">
            <w:pPr>
              <w:jc w:val="center"/>
            </w:pPr>
            <w:bookmarkStart w:id="51" w:name="fig-Fig6"/>
            <w:r>
              <w:rPr>
                <w:noProof/>
              </w:rPr>
              <w:drawing>
                <wp:inline distT="0" distB="0" distL="0" distR="0" wp14:anchorId="18EF8BDE" wp14:editId="38D5836A">
                  <wp:extent cx="5334000" cy="5334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Fig6-plot_Savail_measures.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3FA02250" w14:textId="77777777" w:rsidR="00DD1352" w:rsidRDefault="00000000">
            <w:pPr>
              <w:pStyle w:val="ImageCaption"/>
              <w:spacing w:before="200"/>
            </w:pPr>
            <w:r>
              <w:lastRenderedPageBreak/>
              <w:t>Figure 6: The spatial availability measure. The number of care destinations that can be reached, per DA, within 15 mins (top) and 30 mins (bottom). Basemap shapefiles are retrieved from the 2021 Canadian census (G. of Canada 2023a), the Open Data Hamilton Portal (O. D. Hamilton 2023) and the USGS (USGS 2010).</w:t>
            </w:r>
          </w:p>
        </w:tc>
        <w:bookmarkEnd w:id="51"/>
      </w:tr>
    </w:tbl>
    <w:p w14:paraId="2BBA4307" w14:textId="77777777" w:rsidR="00DD1352" w:rsidRDefault="00000000">
      <w:pPr>
        <w:pStyle w:val="BodyText"/>
      </w:pPr>
      <w:r>
        <w:lastRenderedPageBreak/>
        <w:t>This study’s calculation of spatial availability (</w:t>
      </w:r>
      <w:hyperlink w:anchor="fig-Fig6">
        <w:r>
          <w:rPr>
            <w:rStyle w:val="Hyperlink"/>
          </w:rPr>
          <w:t>Figure 6</w:t>
        </w:r>
      </w:hyperlink>
      <w:r>
        <w:t xml:space="preserve">) assumes the population commutes using a certain mode (proportions shown in </w:t>
      </w:r>
      <w:hyperlink w:anchor="fig-Fig4">
        <w:r>
          <w:rPr>
            <w:rStyle w:val="Hyperlink"/>
          </w:rPr>
          <w:t>Figure 4</w:t>
        </w:r>
      </w:hyperlink>
      <w:r>
        <w:t xml:space="preserve">) also accesses care destinations by this mode. From </w:t>
      </w:r>
      <w:hyperlink w:anchor="fig-Fig6">
        <w:r>
          <w:rPr>
            <w:rStyle w:val="Hyperlink"/>
          </w:rPr>
          <w:t>Figure 6</w:t>
        </w:r>
      </w:hyperlink>
      <w:r>
        <w:t>, it is apparent that those who use car-modes are allocated the most spatial availability i.e., the proportion of spatial access to destinations out of all spatial access to destinations in the region. A similar spatial trend is found in the unconstrained accessibility analysis (</w:t>
      </w:r>
      <w:hyperlink w:anchor="fig-Fig5">
        <w:r>
          <w:rPr>
            <w:rStyle w:val="Hyperlink"/>
          </w:rPr>
          <w:t>Figure 5</w:t>
        </w:r>
      </w:hyperlink>
      <w:r>
        <w:t xml:space="preserve">) for both travel time thresholds. However, in </w:t>
      </w:r>
      <w:hyperlink w:anchor="fig-Fig6">
        <w:r>
          <w:rPr>
            <w:rStyle w:val="Hyperlink"/>
          </w:rPr>
          <w:t>Figure 6</w:t>
        </w:r>
      </w:hyperlink>
      <w:r>
        <w:t xml:space="preserve">, constrained accessibility considers population and results are in-part due to the exceptionally high proportion of car-using populations (especially in rural communities) as well as car-mode’s relatively competitive travel time. There is a higher car-using population and the car-mode has low travel times to destinations allowing the car-mode using population in each DA to capture the majority of spatial availability. </w:t>
      </w:r>
      <w:hyperlink w:anchor="fig-Fig5">
        <w:r>
          <w:rPr>
            <w:rStyle w:val="Hyperlink"/>
          </w:rPr>
          <w:t>Figure 5</w:t>
        </w:r>
      </w:hyperlink>
      <w:r>
        <w:t xml:space="preserve"> only sheds light on how much unconstrained accessibility the car-mode can potentially provided to people within a DA.</w:t>
      </w:r>
    </w:p>
    <w:p w14:paraId="23AA2735" w14:textId="77777777" w:rsidR="00DD1352" w:rsidRDefault="00000000">
      <w:pPr>
        <w:pStyle w:val="BodyText"/>
      </w:pPr>
      <w:r>
        <w:t>While the unconstrained accessibility analysis (</w:t>
      </w:r>
      <w:hyperlink w:anchor="fig-Fig5">
        <w:r>
          <w:rPr>
            <w:rStyle w:val="Hyperlink"/>
          </w:rPr>
          <w:t>Figure 5</w:t>
        </w:r>
      </w:hyperlink>
      <w:r>
        <w:t xml:space="preserve">) demonstrates that non-car modes are promising in urban areas, as well as cycling in rural communities, </w:t>
      </w:r>
      <w:hyperlink w:anchor="fig-Fig6">
        <w:r>
          <w:rPr>
            <w:rStyle w:val="Hyperlink"/>
          </w:rPr>
          <w:t>Figure 6</w:t>
        </w:r>
      </w:hyperlink>
      <w:r>
        <w:t xml:space="preserve"> demonstrates a more nuanced perspective. Though non-car modes may provide good unconstrained accessibility within Hamilton-Central (and some access in rural communities), they do not provide similar levels of spatial availability. Car-using populations capture more spatial availability, even in the centre of Hamilton-Central, than all other modes. Note the lower number of Q3 and Q4 values within and radiating outwards from Hamilton-Central for non-car modes in </w:t>
      </w:r>
      <w:hyperlink w:anchor="fig-Fig6">
        <w:r>
          <w:rPr>
            <w:rStyle w:val="Hyperlink"/>
          </w:rPr>
          <w:t>Figure 6</w:t>
        </w:r>
      </w:hyperlink>
      <w:r>
        <w:t xml:space="preserve"> compared to </w:t>
      </w:r>
      <w:hyperlink w:anchor="fig-Fig5">
        <w:r>
          <w:rPr>
            <w:rStyle w:val="Hyperlink"/>
          </w:rPr>
          <w:t>Figure 5</w:t>
        </w:r>
      </w:hyperlink>
      <w:r>
        <w:t>. Differences between the two measures follow a similar descriptive trend for both travel times.</w:t>
      </w:r>
    </w:p>
    <w:p w14:paraId="51AED08E" w14:textId="52FEF16B" w:rsidR="00DD1352" w:rsidRDefault="00000000">
      <w:pPr>
        <w:pStyle w:val="BodyText"/>
      </w:pPr>
      <w:r>
        <w:t>The proportion of spatial availability allocated to a mode-using population can also be directly compared. This sheds light on what mode, and in what region, a mode-using population captures more than its equal share of spatial availability. Overall, 97% of the spatial availability is taken by 30-minute motorists that represent only 87% of the population; they have disproportionately more availability than their population’s presence in the city. They capture this availability from non-car mode using populations that exist</w:t>
      </w:r>
      <w:del w:id="52" w:author="Léa Ravensbergen" w:date="2024-01-28T15:05:00Z">
        <w:r w:rsidDel="001530B4">
          <w:delText>s</w:delText>
        </w:r>
      </w:del>
      <w:r>
        <w:t xml:space="preserve"> in high proportions </w:t>
      </w:r>
      <w:commentRangeStart w:id="53"/>
      <w:r>
        <w:t xml:space="preserve">by with </w:t>
      </w:r>
      <w:commentRangeEnd w:id="53"/>
      <w:r w:rsidR="001530B4">
        <w:rPr>
          <w:rStyle w:val="CommentReference"/>
        </w:rPr>
        <w:commentReference w:id="53"/>
      </w:r>
      <w:r>
        <w:t>lower spatial availability (i.e., 30-minute transit users are 7% but take 2%, 30-minute cyclist are 2% but represent 0.3%, and 30-minute walkers are 4% but are allocated 0.3%)</w:t>
      </w:r>
      <w:del w:id="54" w:author="Léa Ravensbergen" w:date="2024-01-28T15:06:00Z">
        <w:r w:rsidDel="001530B4">
          <w:delText xml:space="preserve"> </w:delText>
        </w:r>
      </w:del>
      <w:commentRangeStart w:id="55"/>
      <w:commentRangeStart w:id="56"/>
      <w:commentRangeStart w:id="57"/>
      <w:r>
        <w:t>.</w:t>
      </w:r>
      <w:commentRangeEnd w:id="55"/>
      <w:r>
        <w:commentReference w:id="55"/>
      </w:r>
      <w:commentRangeEnd w:id="56"/>
      <w:r w:rsidR="001530B4">
        <w:rPr>
          <w:rStyle w:val="CommentReference"/>
        </w:rPr>
        <w:commentReference w:id="56"/>
      </w:r>
      <w:commentRangeEnd w:id="57"/>
      <w:r w:rsidR="00C23C57">
        <w:rPr>
          <w:rStyle w:val="CommentReference"/>
        </w:rPr>
        <w:commentReference w:id="57"/>
      </w:r>
    </w:p>
    <w:p w14:paraId="3A83A92F" w14:textId="77777777" w:rsidR="00DD1352" w:rsidRDefault="00000000">
      <w:pPr>
        <w:pStyle w:val="BodyText"/>
      </w:pPr>
      <w:r>
        <w:t xml:space="preserve">The key interpretation from </w:t>
      </w:r>
      <w:hyperlink w:anchor="fig-Fig6">
        <w:r>
          <w:rPr>
            <w:rStyle w:val="Hyperlink"/>
          </w:rPr>
          <w:t>Figure 6</w:t>
        </w:r>
      </w:hyperlink>
      <w:r>
        <w:t xml:space="preserve"> is that if certain modes capture an exceptional proportion of availability, than the availability left for other modes is lower overall. This does not necessarily have to align with the unconstrained accessibility that mode offers. As noted, non-car modes have the potential to offer higher unconstrained access (within Hamilton-Central) in </w:t>
      </w:r>
      <w:hyperlink w:anchor="fig-Fig5">
        <w:r>
          <w:rPr>
            <w:rStyle w:val="Hyperlink"/>
          </w:rPr>
          <w:t>Figure 5</w:t>
        </w:r>
      </w:hyperlink>
      <w:r>
        <w:t xml:space="preserve">. But as it exists (assuming modal commute shares), the majority of spatial availability to care destinations can still be captured by motorists even in DAs where car mode share is under 50% (such as Hamilton-Central, see proportions in </w:t>
      </w:r>
      <w:hyperlink w:anchor="fig-Fig4">
        <w:r>
          <w:rPr>
            <w:rStyle w:val="Hyperlink"/>
          </w:rPr>
          <w:t>Figure 4</w:t>
        </w:r>
      </w:hyperlink>
      <w:proofErr w:type="gramStart"/>
      <w:r>
        <w:t xml:space="preserve">) </w:t>
      </w:r>
      <w:commentRangeStart w:id="58"/>
      <w:commentRangeStart w:id="59"/>
      <w:r>
        <w:t>.</w:t>
      </w:r>
      <w:commentRangeEnd w:id="58"/>
      <w:proofErr w:type="gramEnd"/>
      <w:r>
        <w:commentReference w:id="58"/>
      </w:r>
      <w:commentRangeEnd w:id="59"/>
      <w:r w:rsidR="00321422">
        <w:rPr>
          <w:rStyle w:val="CommentReference"/>
        </w:rPr>
        <w:commentReference w:id="59"/>
      </w:r>
    </w:p>
    <w:p w14:paraId="67FE427E" w14:textId="77777777" w:rsidR="00DD1352" w:rsidRDefault="00000000">
      <w:pPr>
        <w:pStyle w:val="Heading2"/>
      </w:pPr>
      <w:bookmarkStart w:id="60" w:name="equity-consideration"/>
      <w:bookmarkEnd w:id="49"/>
      <w:r>
        <w:lastRenderedPageBreak/>
        <w:t>EQUITY CONSIDERATION</w:t>
      </w:r>
    </w:p>
    <w:p w14:paraId="2049D47C" w14:textId="77777777" w:rsidR="00DD1352" w:rsidRDefault="00000000">
      <w:pPr>
        <w:pStyle w:val="FirstParagraph"/>
      </w:pPr>
      <w:r>
        <w:t xml:space="preserve">To draw insights on who may reside in DAs where populations are advantaged with higher modal spatial availability, a cross-tabulation of low-high spatial availability &amp; LICO-AT prevalence and high-no spatial availability &amp; LICO-AT prevalence is visualised in </w:t>
      </w:r>
      <w:hyperlink w:anchor="fig-Fig8">
        <w:r>
          <w:rPr>
            <w:rStyle w:val="Hyperlink"/>
          </w:rPr>
          <w:t>Figure 7</w:t>
        </w:r>
      </w:hyperlink>
      <w:r>
        <w:t xml:space="preserve">. The modal spatial availability is divided by the mode-using population in each DA, resulting in the rate of modal spatial availability. LICO prevalence is the proportion of population that falls below the low-income cut-off after-tax (see </w:t>
      </w:r>
      <w:hyperlink w:anchor="fig-Fig3">
        <w:r>
          <w:rPr>
            <w:rStyle w:val="Hyperlink"/>
          </w:rPr>
          <w:t>Figure 3</w:t>
        </w:r>
      </w:hyperlink>
      <w:r>
        <w:t xml:space="preserve">). </w:t>
      </w:r>
      <w:hyperlink w:anchor="fig-Fig8">
        <w:r>
          <w:rPr>
            <w:rStyle w:val="Hyperlink"/>
          </w:rPr>
          <w:t>Figure 7</w:t>
        </w:r>
      </w:hyperlink>
      <w:r>
        <w:t xml:space="preserve"> can be interpreted as follows: residents who use a specific mode in a “yellow” DA reside in a DA that offers below average spatial availability (i.e., below or equal to the the 50th percentile (median) levels of spatial availability per mode-using population) and the population within the DA has a high LICO-prevalence (i.e, 80th percentile or higher (8.4% or more)). </w:t>
      </w:r>
      <w:commentRangeStart w:id="61"/>
      <w:commentRangeStart w:id="62"/>
      <w:r>
        <w:t>.</w:t>
      </w:r>
      <w:commentRangeEnd w:id="61"/>
      <w:r>
        <w:commentReference w:id="61"/>
      </w:r>
      <w:commentRangeEnd w:id="62"/>
      <w:r w:rsidR="001530B4">
        <w:rPr>
          <w:rStyle w:val="CommentReference"/>
        </w:rPr>
        <w:commentReference w:id="62"/>
      </w:r>
    </w:p>
    <w:tbl>
      <w:tblPr>
        <w:tblStyle w:val="Table"/>
        <w:tblW w:w="5000" w:type="pct"/>
        <w:tblLook w:val="0000" w:firstRow="0" w:lastRow="0" w:firstColumn="0" w:lastColumn="0" w:noHBand="0" w:noVBand="0"/>
      </w:tblPr>
      <w:tblGrid>
        <w:gridCol w:w="9360"/>
      </w:tblGrid>
      <w:tr w:rsidR="00DD1352" w14:paraId="68B88334" w14:textId="77777777">
        <w:tc>
          <w:tcPr>
            <w:tcW w:w="0" w:type="auto"/>
          </w:tcPr>
          <w:p w14:paraId="4B69646D" w14:textId="77777777" w:rsidR="00DD1352" w:rsidRDefault="00000000">
            <w:pPr>
              <w:jc w:val="center"/>
            </w:pPr>
            <w:bookmarkStart w:id="63" w:name="fig-Fig8"/>
            <w:r>
              <w:rPr>
                <w:noProof/>
              </w:rPr>
              <w:drawing>
                <wp:inline distT="0" distB="0" distL="0" distR="0" wp14:anchorId="721F4316" wp14:editId="345D8B12">
                  <wp:extent cx="5334000" cy="5381549"/>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figures/Fig8-plot_Savail_smallv_LICO_measures.png"/>
                          <pic:cNvPicPr>
                            <a:picLocks noChangeAspect="1" noChangeArrowheads="1"/>
                          </pic:cNvPicPr>
                        </pic:nvPicPr>
                        <pic:blipFill>
                          <a:blip r:embed="rId18"/>
                          <a:stretch>
                            <a:fillRect/>
                          </a:stretch>
                        </pic:blipFill>
                        <pic:spPr bwMode="auto">
                          <a:xfrm>
                            <a:off x="0" y="0"/>
                            <a:ext cx="5334000" cy="5381549"/>
                          </a:xfrm>
                          <a:prstGeom prst="rect">
                            <a:avLst/>
                          </a:prstGeom>
                          <a:noFill/>
                          <a:ln w="9525">
                            <a:noFill/>
                            <a:headEnd/>
                            <a:tailEnd/>
                          </a:ln>
                        </pic:spPr>
                      </pic:pic>
                    </a:graphicData>
                  </a:graphic>
                </wp:inline>
              </w:drawing>
            </w:r>
          </w:p>
          <w:p w14:paraId="253E7919" w14:textId="77777777" w:rsidR="00DD1352" w:rsidRDefault="00000000">
            <w:pPr>
              <w:pStyle w:val="ImageCaption"/>
              <w:spacing w:before="200"/>
            </w:pPr>
            <w:r>
              <w:t xml:space="preserve">Figure 7: The spatial availability per mode-using-capita measure versus high-income cut-off . The number of care destinations that can be reached per mode-using-capita, per DA, </w:t>
            </w:r>
            <w:r>
              <w:lastRenderedPageBreak/>
              <w:t>within 15 mins (top) and 30 mins (bottom). Basemap shapefiles are retrieved from the 2021 Canadian census (G. of Canada 2023a), the Open Data Hamilton Portal (O. D. Hamilton 2023) and the USGS (USGS 2010).</w:t>
            </w:r>
          </w:p>
        </w:tc>
        <w:bookmarkEnd w:id="63"/>
      </w:tr>
    </w:tbl>
    <w:p w14:paraId="098E5AE7" w14:textId="77777777" w:rsidR="00DD1352" w:rsidRDefault="00000000">
      <w:pPr>
        <w:pStyle w:val="BodyText"/>
      </w:pPr>
      <w:r>
        <w:lastRenderedPageBreak/>
        <w:t xml:space="preserve">Notice the green DAs for the car-driving population and presence of yellow DAs for non-car modes within Hamilton-Central: </w:t>
      </w:r>
      <w:hyperlink w:anchor="fig-Fig8">
        <w:r>
          <w:rPr>
            <w:rStyle w:val="Hyperlink"/>
          </w:rPr>
          <w:t>Figure 7</w:t>
        </w:r>
      </w:hyperlink>
      <w:r>
        <w:t xml:space="preserve"> reinforces findings from </w:t>
      </w:r>
      <w:hyperlink w:anchor="fig-Fig6">
        <w:r>
          <w:rPr>
            <w:rStyle w:val="Hyperlink"/>
          </w:rPr>
          <w:t>Figure 6</w:t>
        </w:r>
      </w:hyperlink>
      <w:r>
        <w:t>. Even in Hamilton-Central where there is high proportion of LICO prevalence, car-mode using populations who reside in green DAs are still offered high levels of spatial availability. However, car ownership is not always possible for low-income households and the lack of ownership acts as a barrier to accessing economic and economic-support opportunities for low-income households (Morris, Blumenberg, and Guerra 2020) when alternative modes are insufficient (Klein, Basu, and Smart 2023). For this reason, populations below the LICO may rely on non-car modes, and the introduction of policies that increase access to care-destinations should be considered.</w:t>
      </w:r>
    </w:p>
    <w:p w14:paraId="354210CF" w14:textId="77777777" w:rsidR="00DD1352" w:rsidRDefault="00000000">
      <w:pPr>
        <w:pStyle w:val="BodyText"/>
      </w:pPr>
      <w:commentRangeStart w:id="64"/>
      <w:r>
        <w:t xml:space="preserve">From </w:t>
      </w:r>
      <w:hyperlink w:anchor="fig-Fig8">
        <w:r>
          <w:rPr>
            <w:rStyle w:val="Hyperlink"/>
          </w:rPr>
          <w:t>Figure 7</w:t>
        </w:r>
      </w:hyperlink>
      <w:r>
        <w:t>, the majority of yellow DAs are within the centre of Hamilton-Central, specifically for cycle- and walking populations. Policies increase the number of available care-destinations within Hamilton-Central, improve conditions that decrease LICO prevalence, as well as policies that make car-modes less spatial availability advantaged (i.e., encourage modal shift and decrease travel time) such as traffic calming measures should be further investigated through the lens of mobility of care. Ultimately, policies that both redistribute spatial availability from car-driving populations as well as support the access to household-serving economic-related opportunities can be a way forward</w:t>
      </w:r>
      <w:commentRangeEnd w:id="64"/>
      <w:r w:rsidR="001530B4">
        <w:rPr>
          <w:rStyle w:val="CommentReference"/>
        </w:rPr>
        <w:commentReference w:id="64"/>
      </w:r>
      <w:r>
        <w:t>.</w:t>
      </w:r>
    </w:p>
    <w:p w14:paraId="428B9437" w14:textId="77777777" w:rsidR="00DD1352" w:rsidRDefault="00000000">
      <w:pPr>
        <w:pStyle w:val="BodyText"/>
      </w:pPr>
      <w:commentRangeStart w:id="65"/>
      <w:commentRangeStart w:id="66"/>
      <w:r>
        <w:t>.</w:t>
      </w:r>
      <w:commentRangeEnd w:id="65"/>
      <w:r>
        <w:commentReference w:id="65"/>
      </w:r>
      <w:commentRangeEnd w:id="66"/>
      <w:r w:rsidR="002A493A">
        <w:rPr>
          <w:rStyle w:val="CommentReference"/>
        </w:rPr>
        <w:commentReference w:id="66"/>
      </w:r>
    </w:p>
    <w:p w14:paraId="7FC1D29A" w14:textId="77777777" w:rsidR="00DD1352" w:rsidRDefault="00000000">
      <w:pPr>
        <w:pStyle w:val="BodyText"/>
      </w:pPr>
      <w:commentRangeStart w:id="67"/>
      <w:commentRangeStart w:id="68"/>
      <w:r>
        <w:t>.</w:t>
      </w:r>
      <w:commentRangeEnd w:id="67"/>
      <w:r>
        <w:commentReference w:id="67"/>
      </w:r>
      <w:commentRangeEnd w:id="68"/>
      <w:r w:rsidR="003F2F01">
        <w:rPr>
          <w:rStyle w:val="CommentReference"/>
        </w:rPr>
        <w:commentReference w:id="68"/>
      </w:r>
    </w:p>
    <w:p w14:paraId="49B948DE" w14:textId="77777777" w:rsidR="00DD1352" w:rsidRDefault="00000000">
      <w:pPr>
        <w:pStyle w:val="Heading1"/>
      </w:pPr>
      <w:bookmarkStart w:id="69" w:name="discussion-and-conclusions"/>
      <w:bookmarkEnd w:id="45"/>
      <w:bookmarkEnd w:id="60"/>
      <w:r>
        <w:t>DISCUSSION AND CONCLUSIONS</w:t>
      </w:r>
    </w:p>
    <w:p w14:paraId="642D4E47" w14:textId="7EE98D58" w:rsidR="00DD1352" w:rsidRDefault="00000000">
      <w:pPr>
        <w:pStyle w:val="FirstParagraph"/>
      </w:pPr>
      <w:r>
        <w:t>This paper is first to conduct an exploratory feminist accessibility analysis of care destinations – one that counters the current literature’s emphasis on employment-related travel, a travel more significant for men, and especially wealthy and educated men (Law 1999; Hanson 2010). Its aim is to</w:t>
      </w:r>
      <w:del w:id="70" w:author="Léa Ravensbergen" w:date="2024-01-28T15:43:00Z">
        <w:r w:rsidDel="003F2F01">
          <w:delText xml:space="preserve"> </w:delText>
        </w:r>
      </w:del>
      <w:ins w:id="71" w:author="Léa Ravensbergen" w:date="2024-01-28T15:43:00Z">
        <w:r w:rsidR="003F2F01">
          <w:t xml:space="preserve"> </w:t>
        </w:r>
      </w:ins>
      <w:r>
        <w:t xml:space="preserve">challenge </w:t>
      </w:r>
      <w:ins w:id="72" w:author="Léa Ravensbergen" w:date="2024-01-28T15:42:00Z">
        <w:r w:rsidR="003F2F01">
          <w:t xml:space="preserve">current planning paradigms </w:t>
        </w:r>
      </w:ins>
      <w:ins w:id="73" w:author="Léa Ravensbergen" w:date="2024-01-28T15:43:00Z">
        <w:r w:rsidR="003F2F01">
          <w:t>by explicitly focusing on care, vital and life-sustaining activities that are undervalued</w:t>
        </w:r>
      </w:ins>
      <w:del w:id="74" w:author="Léa Ravensbergen" w:date="2024-01-28T15:43:00Z">
        <w:r w:rsidDel="003F2F01">
          <w:delText>assumptions often made in transport planning tools (i.e., that work is the most important place to access)</w:delText>
        </w:r>
      </w:del>
      <w:r>
        <w:t>, and to provide a tangible example of how one could gender-mainstream accessibility analyses.</w:t>
      </w:r>
      <w:ins w:id="75" w:author="Léa Ravensbergen" w:date="2024-01-28T15:15:00Z">
        <w:r w:rsidR="002A493A">
          <w:t xml:space="preserve"> </w:t>
        </w:r>
      </w:ins>
      <w:ins w:id="76" w:author="Léa Ravensbergen" w:date="2024-01-28T15:16:00Z">
        <w:r w:rsidR="002A493A">
          <w:t>In doing so</w:t>
        </w:r>
      </w:ins>
      <w:ins w:id="77" w:author="Léa Ravensbergen" w:date="2024-01-28T15:15:00Z">
        <w:r w:rsidR="002A493A">
          <w:t>, it contributes to the emergent mobility of care literature</w:t>
        </w:r>
      </w:ins>
      <w:ins w:id="78" w:author="Léa Ravensbergen" w:date="2024-01-28T15:44:00Z">
        <w:r w:rsidR="003F2F01">
          <w:t xml:space="preserve">, a body of what that </w:t>
        </w:r>
      </w:ins>
      <w:ins w:id="79" w:author="Léa Ravensbergen" w:date="2024-01-28T15:15:00Z">
        <w:r w:rsidR="002A493A">
          <w:t>has, to date, focused on quantifying this under-represented type of travel (</w:t>
        </w:r>
      </w:ins>
      <w:ins w:id="80" w:author="Léa Ravensbergen" w:date="2024-01-28T15:22:00Z">
        <w:r w:rsidR="002A493A">
          <w:t xml:space="preserve">Gómez-Varo et al., 2023; </w:t>
        </w:r>
      </w:ins>
      <w:ins w:id="81" w:author="Léa Ravensbergen" w:date="2024-01-28T15:24:00Z">
        <w:r w:rsidR="00376854" w:rsidRPr="00376854">
          <w:t xml:space="preserve">Murillo-Munar </w:t>
        </w:r>
        <w:r w:rsidR="00376854">
          <w:t xml:space="preserve">et al., 2023; </w:t>
        </w:r>
      </w:ins>
      <w:ins w:id="82" w:author="Léa Ravensbergen" w:date="2024-01-28T15:18:00Z">
        <w:r w:rsidR="002A493A">
          <w:t xml:space="preserve">Ravensbergen et al., 2022; Sanchez de Madariaga, 2013; </w:t>
        </w:r>
      </w:ins>
      <w:ins w:id="83" w:author="Léa Ravensbergen" w:date="2024-01-28T15:19:00Z">
        <w:r w:rsidR="002A493A">
          <w:t>Sanchez de Madariaga &amp; Zucchini, 2019</w:t>
        </w:r>
      </w:ins>
      <w:ins w:id="84" w:author="Léa Ravensbergen" w:date="2024-01-28T15:36:00Z">
        <w:r w:rsidR="00235314">
          <w:t xml:space="preserve">; Shuman et al., </w:t>
        </w:r>
      </w:ins>
      <w:ins w:id="85" w:author="Léa Ravensbergen" w:date="2024-01-28T15:37:00Z">
        <w:r w:rsidR="00235314">
          <w:t>2023</w:t>
        </w:r>
      </w:ins>
      <w:ins w:id="86" w:author="Léa Ravensbergen" w:date="2024-01-28T15:19:00Z">
        <w:r w:rsidR="002A493A">
          <w:t>)</w:t>
        </w:r>
      </w:ins>
      <w:ins w:id="87" w:author="Léa Ravensbergen" w:date="2024-01-28T15:16:00Z">
        <w:r w:rsidR="002A493A">
          <w:t xml:space="preserve"> and has provided rich and nuanced qualitative accounts of lived experiences completing mobility of care (</w:t>
        </w:r>
      </w:ins>
      <w:ins w:id="88" w:author="Léa Ravensbergen" w:date="2024-01-28T15:18:00Z">
        <w:r w:rsidR="002A493A">
          <w:t xml:space="preserve">Orjuela &amp; Schwanen, 2023; </w:t>
        </w:r>
      </w:ins>
      <w:ins w:id="89" w:author="Léa Ravensbergen" w:date="2024-01-28T15:16:00Z">
        <w:r w:rsidR="002A493A">
          <w:t xml:space="preserve">Ravensbergen et al., </w:t>
        </w:r>
        <w:commentRangeStart w:id="90"/>
        <w:commentRangeStart w:id="91"/>
        <w:r w:rsidR="002A493A">
          <w:t>20</w:t>
        </w:r>
      </w:ins>
      <w:commentRangeEnd w:id="90"/>
      <w:ins w:id="92" w:author="Léa Ravensbergen" w:date="2024-01-28T15:22:00Z">
        <w:r w:rsidR="00376854">
          <w:rPr>
            <w:rStyle w:val="CommentReference"/>
          </w:rPr>
          <w:commentReference w:id="90"/>
        </w:r>
      </w:ins>
      <w:commentRangeEnd w:id="91"/>
      <w:ins w:id="93" w:author="Léa Ravensbergen" w:date="2024-01-28T15:37:00Z">
        <w:r w:rsidR="00235314">
          <w:rPr>
            <w:rStyle w:val="CommentReference"/>
          </w:rPr>
          <w:commentReference w:id="91"/>
        </w:r>
      </w:ins>
      <w:ins w:id="94" w:author="Léa Ravensbergen" w:date="2024-01-28T15:18:00Z">
        <w:r w:rsidR="002A493A">
          <w:t>20</w:t>
        </w:r>
      </w:ins>
      <w:ins w:id="95" w:author="Léa Ravensbergen" w:date="2024-01-28T15:24:00Z">
        <w:r w:rsidR="00376854">
          <w:t xml:space="preserve">; Sersli et al., </w:t>
        </w:r>
      </w:ins>
      <w:ins w:id="96" w:author="Léa Ravensbergen" w:date="2024-01-28T15:25:00Z">
        <w:r w:rsidR="00376854">
          <w:t>2020</w:t>
        </w:r>
      </w:ins>
      <w:ins w:id="97" w:author="Léa Ravensbergen" w:date="2024-01-28T15:16:00Z">
        <w:r w:rsidR="002A493A">
          <w:t xml:space="preserve">). </w:t>
        </w:r>
      </w:ins>
    </w:p>
    <w:p w14:paraId="3920EDA2" w14:textId="77777777" w:rsidR="00DD1352" w:rsidRDefault="00000000">
      <w:pPr>
        <w:pStyle w:val="BodyText"/>
      </w:pPr>
      <w:r>
        <w:t xml:space="preserve">This paper also contributes to accessibility research by implementing both an unconstrained (cumulative opportunities) and constrained (spatial availability) </w:t>
      </w:r>
      <w:r>
        <w:lastRenderedPageBreak/>
        <w:t>multimodal accessibility measure. The unconstrained measure demonstrates the potential interaction with care destinations that each mode offers from each DA within a 15- and 30- minute travel time thresholds. The constrained measure incorporates the assumed proportion of mode-using population and mode-specific travel time to demonstrate the potential interaction with destinations that each DA has available to a mode-using population. The distinction between the constrained and unconstrained measures are clarified, namely that potential interaction may be over-inflated, especially for the lower range non-car modes, when considering unconstrained access over spatial availability. Unconstrained access may demonstrate over-inflated promise for active transport modes.  The consideration of both unconstrained and constrained access can encourage a shift in perspective. Motorists are generally estimated high unconstrained access to many care destinations as well as exceptionally high spatial availability. Those who use alternative modes, have low unconstrained access and, in certain DAs, and even lower levels of availability as car-using populations are allocated a disproportionate number of opportunities in the region. Spatial Availability is a way of conceptualising accessibility as a city-wide total and each calculated value is a proportion so it can be easily placed relative to all others in the city. However, it relies on assumptions on who is “demanding” the destinations, and how those assumptions are made are a subject of ongoing discussion (Merlin and Hu 2017; Kelobonye et al. 2020).</w:t>
      </w:r>
    </w:p>
    <w:p w14:paraId="3F4932A6" w14:textId="77777777" w:rsidR="00DD1352" w:rsidRDefault="00000000">
      <w:pPr>
        <w:pStyle w:val="BodyText"/>
      </w:pPr>
      <w:r>
        <w:t>Further, this study contributes to the literature on sustainable travel behaviour. Results indicate that care is most easily accessed in Hamilton by car, an unsurprising result given its car-oriented design. Previous research has found that mobility of care are more frequently completed by car or by foot than by transit or by bicycle (Ravensbergen, Fournier, and El-Geneidy 2022). It is possible that the car’s ability to provide higher access to care destinations, as observed in this study, shapes this tendency to complete care trips by car. Car use may also be more frequent for care trips because these trips tend to involve carrying things (e.g., groceries) or people (e.g., children). Indeed, past qualitative work has found that many prefer travelling by car for this type of trip due to convenience and increased safety (Maciejewska and Miralles-Guasch 2019; Carver, Timperio, and Crawford 2013). Then again, care trips tend to be shorter than other trips (Ravensbergen, Fournier, and El-Geneidy 2022), making them ideal for more sustainable travel modes, such as active modes (walking, cycling) and public transport. The low access to care by foot identified in this study is discouraging, given both people’s tendency to use this mode for care trips (Ravensbergen, Fournier, and El-Geneidy 2022), and the benefits of walking as a travel mode, both for individuals, cities, and the environment. Somewhat unexpectedly, access to care was found to be low by transit and by foot and relatively high by bicycle. Given that low income women, in particular, seem to be transit reliant for care trips (Ravensbergen, Fournier, and El-Geneidy 2022), this result highlights both a potential bias against care trips by transit and the equity implications of that bias. Though past work has found that many barriers exist for cycling for care (Ravensbergen, Buliung, and Sersli 2020; Ravensbergen, Buliung, and Laliberté 2019; Sersli et al. 2020), the results of this study highlight the great potential of the bicycle for easily accessing care.</w:t>
      </w:r>
    </w:p>
    <w:p w14:paraId="7628D920" w14:textId="77777777" w:rsidR="00DD1352" w:rsidRDefault="00000000">
      <w:pPr>
        <w:pStyle w:val="BodyText"/>
      </w:pPr>
      <w:r>
        <w:t xml:space="preserve">The preliminary nature of this research also comes with its limitations as a result of data availability. Firstly, the travel time estimations assume free-flow network conditions: while </w:t>
      </w:r>
      <w:r>
        <w:lastRenderedPageBreak/>
        <w:t xml:space="preserve">impacting estimated travel times, estimated congested conditions may not have a drastic impact on spatial accessibility calculations (Yiannakoulias, Bland, and Svenson 2013), especially for cycling and walking modes. Secondly, the use of a specific travel time cut-off instead of a more complex travel impedance function, can have a significant impact on accessibility results. To add reliability, two travel-cost thresholds were selected. Thirdly, the geometric centroids of DAs (origins) and destinations (all care destinations) were used as inputs for travel time calculations. DAs are created for the purpose of the census: they vary in area and centroids may not necessarily align with where that population may be beginning their journey to care destinations. Fourthly, quality of the care destinations was not considered (e.g., access to a park is equal to access to a school) and the way populations who reside in DAs travel to care destinations is unavailable. These limitations all contribute to how accurately results reflect the quantitative access to care landscape within </w:t>
      </w:r>
      <w:commentRangeStart w:id="98"/>
      <w:r>
        <w:t>Hamilton</w:t>
      </w:r>
      <w:commentRangeEnd w:id="98"/>
      <w:r w:rsidR="00491CEC">
        <w:rPr>
          <w:rStyle w:val="CommentReference"/>
        </w:rPr>
        <w:commentReference w:id="98"/>
      </w:r>
      <w:r>
        <w:t>.</w:t>
      </w:r>
    </w:p>
    <w:p w14:paraId="181EA420" w14:textId="77777777" w:rsidR="00DD1352" w:rsidRDefault="00000000">
      <w:pPr>
        <w:pStyle w:val="BodyText"/>
      </w:pPr>
      <w:r>
        <w:t xml:space="preserve">Future work on the accessibility of care could use a higher spatial level of travel time estimation, and the incorporation of different weightings of care destination categories. In addition, future work could compare care accessibility to work accessibility in Hamilton to highlight the bias in planning towards jobs as well as substantive equity critiques. Further, the manuscript and all analysis is computationally reproducible and openly available in the lead author’s </w:t>
      </w:r>
      <w:hyperlink r:id="rId19">
        <w:r>
          <w:rPr>
            <w:rStyle w:val="Hyperlink"/>
          </w:rPr>
          <w:t>GitHub repository</w:t>
        </w:r>
      </w:hyperlink>
      <w:r>
        <w:t xml:space="preserve"> to promote reproducible practice in transportation science.</w:t>
      </w:r>
    </w:p>
    <w:p w14:paraId="6A8B3112" w14:textId="77777777" w:rsidR="00DD1352" w:rsidRDefault="00000000">
      <w:pPr>
        <w:pStyle w:val="Heading1"/>
      </w:pPr>
      <w:bookmarkStart w:id="99" w:name="references"/>
      <w:bookmarkEnd w:id="69"/>
      <w:r>
        <w:t>References</w:t>
      </w:r>
    </w:p>
    <w:p w14:paraId="78E66A62" w14:textId="77777777" w:rsidR="00DD1352" w:rsidRDefault="00000000">
      <w:pPr>
        <w:pStyle w:val="Heading1"/>
      </w:pPr>
      <w:bookmarkStart w:id="100" w:name="appendix"/>
      <w:bookmarkEnd w:id="99"/>
      <w:r>
        <w:t>Appendix</w:t>
      </w:r>
    </w:p>
    <w:p w14:paraId="3A8C328E" w14:textId="77777777" w:rsidR="00DD1352" w:rsidRPr="008D046A" w:rsidRDefault="00000000">
      <w:pPr>
        <w:pStyle w:val="Bibliography"/>
        <w:rPr>
          <w:lang w:val="fr-CA"/>
        </w:rPr>
      </w:pPr>
      <w:bookmarkStart w:id="101" w:name="ref-nationalbankNationalBankBranches2023"/>
      <w:bookmarkStart w:id="102" w:name="refs"/>
      <w:r>
        <w:t xml:space="preserve">Bank, National. 2023. “National Bank Branches Locator.” </w:t>
      </w:r>
      <w:r w:rsidRPr="008D046A">
        <w:rPr>
          <w:lang w:val="fr-CA"/>
        </w:rPr>
        <w:t xml:space="preserve">Web Page. </w:t>
      </w:r>
      <w:r>
        <w:fldChar w:fldCharType="begin"/>
      </w:r>
      <w:r w:rsidRPr="00C23C57">
        <w:rPr>
          <w:lang w:val="fr-CA"/>
          <w:rPrChange w:id="103" w:author="Anastasia Soukhov" w:date="2024-02-01T16:57:00Z">
            <w:rPr/>
          </w:rPrChange>
        </w:rPr>
        <w:instrText>HYPERLINK "https://locator.nbc.ca/?=&amp;referrerPageUrl=https%3A%2F%2Fwww.google.com%2F&amp;query=&amp;facetFilters=%7B%7D&amp;filters=%7B%7D" \h</w:instrText>
      </w:r>
      <w:r>
        <w:fldChar w:fldCharType="separate"/>
      </w:r>
      <w:r w:rsidRPr="008D046A">
        <w:rPr>
          <w:rStyle w:val="Hyperlink"/>
          <w:lang w:val="fr-CA"/>
        </w:rPr>
        <w:t>https://locator.nbc.ca/?=&amp;referrerPageUrl=https%3A%2F%2Fwww.google.com%2F&amp;query=&amp;facetFilters=%7B%7D&amp;filters=%7B%7D</w:t>
      </w:r>
      <w:r>
        <w:rPr>
          <w:rStyle w:val="Hyperlink"/>
          <w:lang w:val="fr-CA"/>
        </w:rPr>
        <w:fldChar w:fldCharType="end"/>
      </w:r>
      <w:r w:rsidRPr="008D046A">
        <w:rPr>
          <w:lang w:val="fr-CA"/>
        </w:rPr>
        <w:t>.</w:t>
      </w:r>
    </w:p>
    <w:p w14:paraId="2F7C3C4A" w14:textId="77777777" w:rsidR="00DD1352" w:rsidRPr="008D046A" w:rsidRDefault="00000000">
      <w:pPr>
        <w:pStyle w:val="Bibliography"/>
        <w:rPr>
          <w:lang w:val="fr-CA"/>
        </w:rPr>
      </w:pPr>
      <w:bookmarkStart w:id="104" w:name="X48ec43817b475dd5e0348f2bae54d4a375d98dc"/>
      <w:bookmarkEnd w:id="101"/>
      <w:r>
        <w:t xml:space="preserve">Bank, The Toronto Dominion. 2023. “TD Bank Branch and ABM Locator.” </w:t>
      </w:r>
      <w:r w:rsidRPr="008D046A">
        <w:rPr>
          <w:lang w:val="fr-CA"/>
        </w:rPr>
        <w:t xml:space="preserve">Web Page. </w:t>
      </w:r>
      <w:r>
        <w:fldChar w:fldCharType="begin"/>
      </w:r>
      <w:r w:rsidRPr="00C23C57">
        <w:rPr>
          <w:lang w:val="fr-CA"/>
          <w:rPrChange w:id="105" w:author="Anastasia Soukhov" w:date="2024-02-01T16:57:00Z">
            <w:rPr/>
          </w:rPrChange>
        </w:rPr>
        <w:instrText>HYPERLINK "https://www.td.com/ca/en/personal-banking/branch-locator" \l "/" \h</w:instrText>
      </w:r>
      <w:r>
        <w:fldChar w:fldCharType="separate"/>
      </w:r>
      <w:r w:rsidRPr="008D046A">
        <w:rPr>
          <w:rStyle w:val="Hyperlink"/>
          <w:lang w:val="fr-CA"/>
        </w:rPr>
        <w:t>https://www.td.com/ca/en/personal-banking/branch-locator#/</w:t>
      </w:r>
      <w:r>
        <w:rPr>
          <w:rStyle w:val="Hyperlink"/>
          <w:lang w:val="fr-CA"/>
        </w:rPr>
        <w:fldChar w:fldCharType="end"/>
      </w:r>
      <w:r w:rsidRPr="008D046A">
        <w:rPr>
          <w:lang w:val="fr-CA"/>
        </w:rPr>
        <w:t>.</w:t>
      </w:r>
    </w:p>
    <w:p w14:paraId="4C21C065" w14:textId="77777777" w:rsidR="00DD1352" w:rsidRDefault="00000000">
      <w:pPr>
        <w:pStyle w:val="Bibliography"/>
      </w:pPr>
      <w:bookmarkStart w:id="106" w:name="ref-vonbergmannCancensusCensusMapper2021"/>
      <w:bookmarkEnd w:id="104"/>
      <w:r>
        <w:t xml:space="preserve">Bergmann, Jens von, Dmitry Shkolnick, and Aaron Jacobs. 2021. “Cancensus: R Package to Access, Retrieve, and Work with Canadian Census Data and Geography.” Dataset. </w:t>
      </w:r>
      <w:hyperlink r:id="rId20">
        <w:r>
          <w:rPr>
            <w:rStyle w:val="Hyperlink"/>
          </w:rPr>
          <w:t>https://mountainmath.github.io/cancensus/</w:t>
        </w:r>
      </w:hyperlink>
      <w:r>
        <w:t>.</w:t>
      </w:r>
    </w:p>
    <w:p w14:paraId="45DEB08B" w14:textId="77777777" w:rsidR="00DD1352" w:rsidRDefault="00000000">
      <w:pPr>
        <w:pStyle w:val="Bibliography"/>
      </w:pPr>
      <w:bookmarkStart w:id="107" w:name="ref-blumenbergDriveWorkRelationship2017"/>
      <w:bookmarkEnd w:id="106"/>
      <w:r>
        <w:t xml:space="preserve">Blumenberg, E, and G Pierce. 2017. “The Drive to Work: The Relationship Between Transportation Access, Housing Assistance, and Employment Among Participants in the Welfare to Work Voucher Program.” </w:t>
      </w:r>
      <w:r>
        <w:rPr>
          <w:i/>
          <w:iCs/>
        </w:rPr>
        <w:t>JOURNAL OF PLANNING EDUCATION AND RESEARCH</w:t>
      </w:r>
      <w:r>
        <w:t xml:space="preserve"> 37 (1): 66–82. </w:t>
      </w:r>
      <w:hyperlink r:id="rId21">
        <w:r>
          <w:rPr>
            <w:rStyle w:val="Hyperlink"/>
          </w:rPr>
          <w:t>https://doi.org/10.1177/0739456X16633501</w:t>
        </w:r>
      </w:hyperlink>
      <w:r>
        <w:t>.</w:t>
      </w:r>
    </w:p>
    <w:p w14:paraId="0B2793C6" w14:textId="77777777" w:rsidR="00DD1352" w:rsidRDefault="00000000">
      <w:pPr>
        <w:pStyle w:val="Bibliography"/>
      </w:pPr>
      <w:bookmarkStart w:id="108" w:name="ref-boisjolyDailyFluctuationsTransit2016"/>
      <w:bookmarkEnd w:id="107"/>
      <w:r>
        <w:t xml:space="preserve">Boisjoly, Geneviève, and Ahmed El-Geneidy. 2016. “Daily Fluctuations in Transit and Job Availability: A Comparative Assessment of Time-Sensitive Accessibility Measures.” Journal Article. </w:t>
      </w:r>
      <w:r>
        <w:rPr>
          <w:i/>
          <w:iCs/>
        </w:rPr>
        <w:t>Journal of Transport Geography</w:t>
      </w:r>
      <w:r>
        <w:t xml:space="preserve"> 52: 73–81. </w:t>
      </w:r>
      <w:hyperlink r:id="rId22">
        <w:r>
          <w:rPr>
            <w:rStyle w:val="Hyperlink"/>
          </w:rPr>
          <w:t>https://doi.org/10.1016/j.jtrangeo.2016.03.004</w:t>
        </w:r>
      </w:hyperlink>
      <w:r>
        <w:t>.</w:t>
      </w:r>
    </w:p>
    <w:p w14:paraId="085CCD27" w14:textId="77777777" w:rsidR="00DD1352" w:rsidRDefault="00000000">
      <w:pPr>
        <w:pStyle w:val="Bibliography"/>
      </w:pPr>
      <w:bookmarkStart w:id="109" w:name="X662cddf8172d12ed9e7ae3df1c60d22319ae2b1"/>
      <w:bookmarkEnd w:id="108"/>
      <w:r>
        <w:lastRenderedPageBreak/>
        <w:t xml:space="preserve">Canada, Government of. 2023a. “Census of Population.” Web Page. </w:t>
      </w:r>
      <w:hyperlink r:id="rId23">
        <w:r>
          <w:rPr>
            <w:rStyle w:val="Hyperlink"/>
          </w:rPr>
          <w:t>https://www12.statcan.gc.ca/census-recensement/index-eng.cfm</w:t>
        </w:r>
      </w:hyperlink>
      <w:r>
        <w:t>.</w:t>
      </w:r>
    </w:p>
    <w:p w14:paraId="6B3709D0" w14:textId="77777777" w:rsidR="00DD1352" w:rsidRPr="008D046A" w:rsidRDefault="00000000">
      <w:pPr>
        <w:pStyle w:val="Bibliography"/>
        <w:rPr>
          <w:lang w:val="fr-CA"/>
        </w:rPr>
      </w:pPr>
      <w:bookmarkStart w:id="110" w:name="Xf492e1dde259beb7842c1c8fdfaed4f9d090c52"/>
      <w:bookmarkEnd w:id="109"/>
      <w:r>
        <w:t xml:space="preserve">———. 2023b. “Low Income Cut-Offs.” </w:t>
      </w:r>
      <w:r w:rsidRPr="008D046A">
        <w:rPr>
          <w:lang w:val="fr-CA"/>
        </w:rPr>
        <w:t xml:space="preserve">Web Page. </w:t>
      </w:r>
      <w:r>
        <w:fldChar w:fldCharType="begin"/>
      </w:r>
      <w:r w:rsidRPr="00C23C57">
        <w:rPr>
          <w:lang w:val="fr-CA"/>
          <w:rPrChange w:id="111" w:author="Anastasia Soukhov" w:date="2024-02-01T16:57:00Z">
            <w:rPr/>
          </w:rPrChange>
        </w:rPr>
        <w:instrText>HYPERLINK "https://www150.statcan.gc.ca/n1/pub/75f0002m/2012002/lico-sfr-eng.htm" \h</w:instrText>
      </w:r>
      <w:r>
        <w:fldChar w:fldCharType="separate"/>
      </w:r>
      <w:r w:rsidRPr="008D046A">
        <w:rPr>
          <w:rStyle w:val="Hyperlink"/>
          <w:lang w:val="fr-CA"/>
        </w:rPr>
        <w:t>https://www150.statcan.gc.ca/n1/pub/75f0002m/2012002/lico-sfr-eng.htm</w:t>
      </w:r>
      <w:r>
        <w:rPr>
          <w:rStyle w:val="Hyperlink"/>
          <w:lang w:val="fr-CA"/>
        </w:rPr>
        <w:fldChar w:fldCharType="end"/>
      </w:r>
      <w:r w:rsidRPr="008D046A">
        <w:rPr>
          <w:lang w:val="fr-CA"/>
        </w:rPr>
        <w:t>.</w:t>
      </w:r>
    </w:p>
    <w:p w14:paraId="398056B1" w14:textId="77777777" w:rsidR="00DD1352" w:rsidRPr="008D046A" w:rsidRDefault="00000000">
      <w:pPr>
        <w:pStyle w:val="Bibliography"/>
        <w:rPr>
          <w:lang w:val="fr-CA"/>
        </w:rPr>
      </w:pPr>
      <w:bookmarkStart w:id="112" w:name="ref-royalbankofcanadaRBCBranchABM2023"/>
      <w:bookmarkEnd w:id="110"/>
      <w:r>
        <w:t xml:space="preserve">Canada, Royal Bank of. 2023. “RBC Branch and ABM Locator.” </w:t>
      </w:r>
      <w:r w:rsidRPr="008D046A">
        <w:rPr>
          <w:lang w:val="fr-CA"/>
        </w:rPr>
        <w:t xml:space="preserve">Web Page. </w:t>
      </w:r>
      <w:r>
        <w:fldChar w:fldCharType="begin"/>
      </w:r>
      <w:r w:rsidRPr="00C23C57">
        <w:rPr>
          <w:lang w:val="fr-CA"/>
          <w:rPrChange w:id="113" w:author="Anastasia Soukhov" w:date="2024-02-01T16:57:00Z">
            <w:rPr/>
          </w:rPrChange>
        </w:rPr>
        <w:instrText>HYPERLINK "https://maps.rbc.com/rbcbank/" \h</w:instrText>
      </w:r>
      <w:r>
        <w:fldChar w:fldCharType="separate"/>
      </w:r>
      <w:r w:rsidRPr="008D046A">
        <w:rPr>
          <w:rStyle w:val="Hyperlink"/>
          <w:lang w:val="fr-CA"/>
        </w:rPr>
        <w:t>https://maps.rbc.com/rbcbank/</w:t>
      </w:r>
      <w:r>
        <w:rPr>
          <w:rStyle w:val="Hyperlink"/>
          <w:lang w:val="fr-CA"/>
        </w:rPr>
        <w:fldChar w:fldCharType="end"/>
      </w:r>
      <w:r w:rsidRPr="008D046A">
        <w:rPr>
          <w:lang w:val="fr-CA"/>
        </w:rPr>
        <w:t>.</w:t>
      </w:r>
    </w:p>
    <w:p w14:paraId="0B8A8DF5" w14:textId="77777777" w:rsidR="00DD1352" w:rsidRDefault="00000000">
      <w:pPr>
        <w:pStyle w:val="Bibliography"/>
      </w:pPr>
      <w:bookmarkStart w:id="114" w:name="ref-carverParentalChauffeursWhat2013"/>
      <w:bookmarkEnd w:id="112"/>
      <w:r>
        <w:t xml:space="preserve">Carver, Alison, Anna Timperio, and David Crawford. 2013. “Parental Chauffeurs: What Drives Their Transport Choice?” Journal Article. </w:t>
      </w:r>
      <w:r>
        <w:rPr>
          <w:i/>
          <w:iCs/>
        </w:rPr>
        <w:t>Journal of Transport Geography</w:t>
      </w:r>
      <w:r>
        <w:t xml:space="preserve"> 26: 72–77. </w:t>
      </w:r>
      <w:hyperlink r:id="rId24">
        <w:r>
          <w:rPr>
            <w:rStyle w:val="Hyperlink"/>
          </w:rPr>
          <w:t>https://doi.org/10.1016/j.jtrangeo.2012.08.017</w:t>
        </w:r>
      </w:hyperlink>
      <w:r>
        <w:t>.</w:t>
      </w:r>
    </w:p>
    <w:p w14:paraId="5D74B8AF" w14:textId="77777777" w:rsidR="00DD1352" w:rsidRDefault="00000000">
      <w:pPr>
        <w:pStyle w:val="Bibliography"/>
      </w:pPr>
      <w:bookmarkStart w:id="115" w:name="Xe9747a0f8a4305ff1c3cf98af7e372c1455f76d"/>
      <w:bookmarkEnd w:id="114"/>
      <w:r>
        <w:t xml:space="preserve">Cheng, Long, Freke Caset, Jonas De Vos, Ben Derudder, and Frank Witlox. 2019. “Investigating Walking Accessibility to Recreational Amenities for Elderly People in Nanjing, China.” </w:t>
      </w:r>
      <w:r>
        <w:rPr>
          <w:i/>
          <w:iCs/>
        </w:rPr>
        <w:t>Transportation Research Part D: Transport and Environment</w:t>
      </w:r>
      <w:r>
        <w:t xml:space="preserve"> 76 (November): 85–99. </w:t>
      </w:r>
      <w:hyperlink r:id="rId25">
        <w:r>
          <w:rPr>
            <w:rStyle w:val="Hyperlink"/>
          </w:rPr>
          <w:t>https://doi.org/10.1016/j.trd.2019.09.019</w:t>
        </w:r>
      </w:hyperlink>
      <w:r>
        <w:t>.</w:t>
      </w:r>
    </w:p>
    <w:p w14:paraId="61DDF2C1" w14:textId="77777777" w:rsidR="00DD1352" w:rsidRDefault="00000000">
      <w:pPr>
        <w:pStyle w:val="Bibliography"/>
      </w:pPr>
      <w:bookmarkStart w:id="116" w:name="ref-corderaImpactAccessibilityPublic2019"/>
      <w:bookmarkEnd w:id="115"/>
      <w:r>
        <w:t xml:space="preserve">Cordera, R, P Coppola, L Dell’Olio, and A Ibeas. 2019. “The Impact of Accessibility by Public Transport on Real Estate Values: A Comparison Between the Cities of Rome and Santander.” </w:t>
      </w:r>
      <w:r>
        <w:rPr>
          <w:i/>
          <w:iCs/>
        </w:rPr>
        <w:t>TRANSPORTATION RESEARCH PART A-POLICY AND PRACTICE</w:t>
      </w:r>
      <w:r>
        <w:t xml:space="preserve"> 125 (July): 308–19. </w:t>
      </w:r>
      <w:hyperlink r:id="rId26">
        <w:r>
          <w:rPr>
            <w:rStyle w:val="Hyperlink"/>
          </w:rPr>
          <w:t>https://doi.org/10.1016/j.tra.2018.07.015</w:t>
        </w:r>
      </w:hyperlink>
      <w:r>
        <w:t>.</w:t>
      </w:r>
    </w:p>
    <w:p w14:paraId="1AB6C682" w14:textId="77777777" w:rsidR="00DD1352" w:rsidRDefault="00000000">
      <w:pPr>
        <w:pStyle w:val="Bibliography"/>
      </w:pPr>
      <w:bookmarkStart w:id="117" w:name="ref-craigGenderMobilityParental2019"/>
      <w:bookmarkEnd w:id="116"/>
      <w:r>
        <w:t xml:space="preserve">Craig, Lyn, and Theun Pieter van Tienoven. 2019. “Gender, Mobility and Parental Shares of Daily Travel with and for Children: A Cross-National Time Use Comparison.” Journal Article. </w:t>
      </w:r>
      <w:r>
        <w:rPr>
          <w:i/>
          <w:iCs/>
        </w:rPr>
        <w:t>Journal of Transport Geography</w:t>
      </w:r>
      <w:r>
        <w:t xml:space="preserve"> 76: 93–102. </w:t>
      </w:r>
      <w:hyperlink r:id="rId27">
        <w:r>
          <w:rPr>
            <w:rStyle w:val="Hyperlink"/>
          </w:rPr>
          <w:t>https://doi.org/10.1016/j.jtrangeo.2019.03.006</w:t>
        </w:r>
      </w:hyperlink>
      <w:r>
        <w:t>.</w:t>
      </w:r>
    </w:p>
    <w:p w14:paraId="70EA2E62" w14:textId="77777777" w:rsidR="00DD1352" w:rsidRDefault="00000000">
      <w:pPr>
        <w:pStyle w:val="Bibliography"/>
      </w:pPr>
      <w:bookmarkStart w:id="118" w:name="ref-cuiSpatialAccessPublic2020"/>
      <w:bookmarkEnd w:id="117"/>
      <w:r>
        <w:t xml:space="preserve">Cui, B, G Boisjoly, R Wasfi, H Orpana, K Manaugh, R Buliung, Y Kestens, and A El-Geneidy. 2020. “Spatial Access by Public Transport and Likelihood of Healthcare Consultations at Hospitals.” </w:t>
      </w:r>
      <w:r>
        <w:rPr>
          <w:i/>
          <w:iCs/>
        </w:rPr>
        <w:t>TRANSPORTATION RESEARCH RECORD</w:t>
      </w:r>
      <w:r>
        <w:t xml:space="preserve"> 2674 (12): 188–98. </w:t>
      </w:r>
      <w:hyperlink r:id="rId28">
        <w:r>
          <w:rPr>
            <w:rStyle w:val="Hyperlink"/>
          </w:rPr>
          <w:t>https://doi.org/10.1177/0361198120952793</w:t>
        </w:r>
      </w:hyperlink>
      <w:r>
        <w:t>.</w:t>
      </w:r>
    </w:p>
    <w:p w14:paraId="6302588A" w14:textId="77777777" w:rsidR="00DD1352" w:rsidRDefault="00000000">
      <w:pPr>
        <w:pStyle w:val="Bibliography"/>
      </w:pPr>
      <w:bookmarkStart w:id="119" w:name="ref-axledataConsumerData2023"/>
      <w:bookmarkEnd w:id="118"/>
      <w:r>
        <w:t xml:space="preserve">Data, Axle. 2023. “Consumer Data.” Aggregated Database. </w:t>
      </w:r>
      <w:hyperlink r:id="rId29">
        <w:r>
          <w:rPr>
            <w:rStyle w:val="Hyperlink"/>
          </w:rPr>
          <w:t>https://www.data-axle.com/our-data/</w:t>
        </w:r>
      </w:hyperlink>
      <w:r>
        <w:t>.</w:t>
      </w:r>
    </w:p>
    <w:p w14:paraId="6C0B988C" w14:textId="77777777" w:rsidR="00DD1352" w:rsidRDefault="00000000">
      <w:pPr>
        <w:pStyle w:val="Bibliography"/>
      </w:pPr>
      <w:bookmarkStart w:id="120" w:name="Xc0858803b2772eb7be841bcd4ac77ac36805e27"/>
      <w:bookmarkEnd w:id="119"/>
      <w:r>
        <w:t xml:space="preserve">Data Management Group. 2018. “TTS - Transportation Tomorrow Survey 2016 - Data Portal.” 2018. </w:t>
      </w:r>
      <w:hyperlink r:id="rId30">
        <w:r>
          <w:rPr>
            <w:rStyle w:val="Hyperlink"/>
          </w:rPr>
          <w:t>http://dmg.utoronto.ca/transportation-tomorrow-survey/tts-introduction</w:t>
        </w:r>
      </w:hyperlink>
      <w:r>
        <w:t>.</w:t>
      </w:r>
    </w:p>
    <w:p w14:paraId="13E81AB7" w14:textId="77777777" w:rsidR="00DD1352" w:rsidRDefault="00000000">
      <w:pPr>
        <w:pStyle w:val="Bibliography"/>
      </w:pPr>
      <w:bookmarkStart w:id="121" w:name="ref-duarteInfluenceJobAccessibility2023"/>
      <w:bookmarkEnd w:id="120"/>
      <w:r>
        <w:t xml:space="preserve">Duarte, Leandro Batista, Raul da Mota Silveira Neto, and Diego Firmino Costa da Silva. 2023. “The Influence of Job Accessibility on Individual Labor Income: Evidence for the City of Recife, Brazil.” Journal Article. </w:t>
      </w:r>
      <w:r>
        <w:rPr>
          <w:i/>
          <w:iCs/>
        </w:rPr>
        <w:t>Journal of Transport Geography</w:t>
      </w:r>
      <w:r>
        <w:t xml:space="preserve"> 112. </w:t>
      </w:r>
      <w:hyperlink r:id="rId31">
        <w:r>
          <w:rPr>
            <w:rStyle w:val="Hyperlink"/>
          </w:rPr>
          <w:t>https://doi.org/10.1016/j.jtrangeo.2023.103684</w:t>
        </w:r>
      </w:hyperlink>
      <w:r>
        <w:t>.</w:t>
      </w:r>
    </w:p>
    <w:p w14:paraId="4A5588AA" w14:textId="77777777" w:rsidR="00DD1352" w:rsidRDefault="00000000">
      <w:pPr>
        <w:pStyle w:val="Bibliography"/>
      </w:pPr>
      <w:bookmarkStart w:id="122" w:name="ref-elgeneidyMakingAccessibilityWork2021"/>
      <w:bookmarkEnd w:id="121"/>
      <w:r>
        <w:t xml:space="preserve">El-Geneidy, Ahmed, and David Levinson. 2021. “Making Accessibility Work in Practice.” Journal Article. </w:t>
      </w:r>
      <w:r>
        <w:rPr>
          <w:i/>
          <w:iCs/>
        </w:rPr>
        <w:t>Transport Reviews</w:t>
      </w:r>
      <w:r>
        <w:t xml:space="preserve"> 42 (2): 129–33. </w:t>
      </w:r>
      <w:hyperlink r:id="rId32">
        <w:r>
          <w:rPr>
            <w:rStyle w:val="Hyperlink"/>
          </w:rPr>
          <w:t>https://doi.org/10.1080/01441647.2021.1975954</w:t>
        </w:r>
      </w:hyperlink>
      <w:r>
        <w:t>.</w:t>
      </w:r>
    </w:p>
    <w:p w14:paraId="4E68C5B6" w14:textId="77777777" w:rsidR="00DD1352" w:rsidRPr="008D046A" w:rsidRDefault="00000000">
      <w:pPr>
        <w:pStyle w:val="Bibliography"/>
        <w:rPr>
          <w:lang w:val="fr-CA"/>
        </w:rPr>
      </w:pPr>
      <w:bookmarkStart w:id="123" w:name="ref-farberOntarioLineSocioeconomic2019"/>
      <w:bookmarkEnd w:id="122"/>
      <w:r>
        <w:lastRenderedPageBreak/>
        <w:t xml:space="preserve">Farber, Steve, and Jeff Allen. 2019. “The Ontario Line: Socioeconomic Distribution of Travel Time and Accessibility Benfits.” </w:t>
      </w:r>
      <w:r w:rsidRPr="008D046A">
        <w:rPr>
          <w:lang w:val="fr-CA"/>
        </w:rPr>
        <w:t xml:space="preserve">Report. </w:t>
      </w:r>
      <w:proofErr w:type="spellStart"/>
      <w:r w:rsidRPr="008D046A">
        <w:rPr>
          <w:lang w:val="fr-CA"/>
        </w:rPr>
        <w:t>Metrolinx</w:t>
      </w:r>
      <w:proofErr w:type="spellEnd"/>
      <w:r w:rsidRPr="008D046A">
        <w:rPr>
          <w:lang w:val="fr-CA"/>
        </w:rPr>
        <w:t xml:space="preserve">. </w:t>
      </w:r>
      <w:r>
        <w:fldChar w:fldCharType="begin"/>
      </w:r>
      <w:r w:rsidRPr="00C23C57">
        <w:rPr>
          <w:lang w:val="fr-CA"/>
          <w:rPrChange w:id="124" w:author="Anastasia Soukhov" w:date="2024-02-01T16:57:00Z">
            <w:rPr/>
          </w:rPrChange>
        </w:rPr>
        <w:instrText>HYPERLINK "https://metrolinx.files.wordpress.com/2019/10/read-the-full-report-here.pdf" \h</w:instrText>
      </w:r>
      <w:r>
        <w:fldChar w:fldCharType="separate"/>
      </w:r>
      <w:r w:rsidRPr="008D046A">
        <w:rPr>
          <w:rStyle w:val="Hyperlink"/>
          <w:lang w:val="fr-CA"/>
        </w:rPr>
        <w:t>https://metrolinx.files.wordpress.com/2019/10/read-the-full-report-here.pdf</w:t>
      </w:r>
      <w:r>
        <w:rPr>
          <w:rStyle w:val="Hyperlink"/>
          <w:lang w:val="fr-CA"/>
        </w:rPr>
        <w:fldChar w:fldCharType="end"/>
      </w:r>
      <w:r w:rsidRPr="008D046A">
        <w:rPr>
          <w:lang w:val="fr-CA"/>
        </w:rPr>
        <w:t>.</w:t>
      </w:r>
    </w:p>
    <w:p w14:paraId="2475BCCC" w14:textId="77777777" w:rsidR="00DD1352" w:rsidRDefault="00000000">
      <w:pPr>
        <w:pStyle w:val="Bibliography"/>
      </w:pPr>
      <w:bookmarkStart w:id="125" w:name="X39765be3187ea47e27a93ed7998f158a08ac5e7"/>
      <w:bookmarkEnd w:id="123"/>
      <w:r>
        <w:t xml:space="preserve">Feeds, Transit. 2023. “Hamilton Street Railway GTFS.” Online Database. </w:t>
      </w:r>
      <w:hyperlink r:id="rId33">
        <w:r>
          <w:rPr>
            <w:rStyle w:val="Hyperlink"/>
          </w:rPr>
          <w:t>https://transitfeeds.com</w:t>
        </w:r>
      </w:hyperlink>
      <w:r>
        <w:t>.</w:t>
      </w:r>
    </w:p>
    <w:p w14:paraId="53D8A43E" w14:textId="77777777" w:rsidR="00DD1352" w:rsidRDefault="00000000">
      <w:pPr>
        <w:pStyle w:val="Bibliography"/>
      </w:pPr>
      <w:bookmarkStart w:id="126" w:name="Xcd66c0a3ddb37874849512aac889aaf81758fa0"/>
      <w:bookmarkEnd w:id="125"/>
      <w:r>
        <w:t xml:space="preserve">Foundation, Greenbelt. 2023. “A Thriving Greenbelt. A Thriving Ontario.” Web Page. </w:t>
      </w:r>
      <w:hyperlink r:id="rId34">
        <w:r>
          <w:rPr>
            <w:rStyle w:val="Hyperlink"/>
          </w:rPr>
          <w:t>https://www.greenbelt.ca/maps</w:t>
        </w:r>
      </w:hyperlink>
      <w:r>
        <w:t>.</w:t>
      </w:r>
    </w:p>
    <w:p w14:paraId="3921B8F6" w14:textId="77777777" w:rsidR="00DD1352" w:rsidRDefault="00000000">
      <w:pPr>
        <w:pStyle w:val="Bibliography"/>
      </w:pPr>
      <w:bookmarkStart w:id="127" w:name="X927c28e02d915fd19f8da1ee98f8d06066e9519"/>
      <w:bookmarkEnd w:id="126"/>
      <w:r>
        <w:t xml:space="preserve">Fransen, Koos, Tijs Neutens, Philippe De Maeyer, and Greet Deruyter. 2015. “A Commuter-Based Two-Step Floating Catchment Area Method for Measuring Spatial Accessibility of Daycare Centers.” Journal Article. </w:t>
      </w:r>
      <w:r>
        <w:rPr>
          <w:i/>
          <w:iCs/>
        </w:rPr>
        <w:t>Health &amp; Place</w:t>
      </w:r>
      <w:r>
        <w:t xml:space="preserve"> 32: 65–73. </w:t>
      </w:r>
      <w:hyperlink r:id="rId35">
        <w:r>
          <w:rPr>
            <w:rStyle w:val="Hyperlink"/>
          </w:rPr>
          <w:t>https://doi.org/10.1016/j.healthplace.2015.01.002</w:t>
        </w:r>
      </w:hyperlink>
      <w:r>
        <w:t>.</w:t>
      </w:r>
    </w:p>
    <w:p w14:paraId="5DC1986C" w14:textId="77777777" w:rsidR="00DD1352" w:rsidRDefault="00000000">
      <w:pPr>
        <w:pStyle w:val="Bibliography"/>
      </w:pPr>
      <w:bookmarkStart w:id="128" w:name="ref-geofabrikOntarioCanadaOpen2023"/>
      <w:bookmarkEnd w:id="127"/>
      <w:r>
        <w:t xml:space="preserve">Geofabrik. 2023. “Ontario, Canada - Open Street Map Data.” Online Database. </w:t>
      </w:r>
      <w:hyperlink r:id="rId36">
        <w:r>
          <w:rPr>
            <w:rStyle w:val="Hyperlink"/>
          </w:rPr>
          <w:t>https://www.geofabrik.de</w:t>
        </w:r>
      </w:hyperlink>
      <w:r>
        <w:t>.</w:t>
      </w:r>
    </w:p>
    <w:p w14:paraId="67014604" w14:textId="77777777" w:rsidR="00DD1352" w:rsidRDefault="00000000">
      <w:pPr>
        <w:pStyle w:val="Bibliography"/>
      </w:pPr>
      <w:bookmarkStart w:id="129" w:name="Xccc1a8f7e2034702664e0e15ba754667cabb56d"/>
      <w:bookmarkEnd w:id="128"/>
      <w:r>
        <w:t xml:space="preserve">GeoHub, Ontario Ministry of Health. 2023. “Ministry of Health Service Provider Locations.” Aggregated Database. </w:t>
      </w:r>
      <w:hyperlink r:id="rId37">
        <w:r>
          <w:rPr>
            <w:rStyle w:val="Hyperlink"/>
          </w:rPr>
          <w:t>https://geohub.lio.gov.on.ca/datasets/ministry-of-health-service-provider-locations/explore?showTable=true</w:t>
        </w:r>
      </w:hyperlink>
      <w:r>
        <w:t>.</w:t>
      </w:r>
    </w:p>
    <w:p w14:paraId="36E7FF0A" w14:textId="77777777" w:rsidR="00DD1352" w:rsidRPr="008D046A" w:rsidRDefault="00000000">
      <w:pPr>
        <w:pStyle w:val="Bibliography"/>
        <w:rPr>
          <w:lang w:val="fr-CA"/>
        </w:rPr>
      </w:pPr>
      <w:bookmarkStart w:id="130" w:name="ref-graellsCityCitiesMeasuring2021"/>
      <w:bookmarkEnd w:id="129"/>
      <w:r>
        <w:t xml:space="preserve">Graells-Garrido, E., F. Serra-Burriel, F. Rowe, F. M. Cucchietti, and P. Reyes. 2021. “A City of Cities: Measuring How 15-Minutes Urban Accessibility Shapes Human Mobility in Barcelona.” </w:t>
      </w:r>
      <w:r w:rsidRPr="008D046A">
        <w:rPr>
          <w:lang w:val="fr-CA"/>
        </w:rPr>
        <w:t xml:space="preserve">Journal Article. </w:t>
      </w:r>
      <w:proofErr w:type="spellStart"/>
      <w:r w:rsidRPr="008D046A">
        <w:rPr>
          <w:i/>
          <w:iCs/>
          <w:lang w:val="fr-CA"/>
        </w:rPr>
        <w:t>PLoS</w:t>
      </w:r>
      <w:proofErr w:type="spellEnd"/>
      <w:r w:rsidRPr="008D046A">
        <w:rPr>
          <w:i/>
          <w:iCs/>
          <w:lang w:val="fr-CA"/>
        </w:rPr>
        <w:t xml:space="preserve"> One</w:t>
      </w:r>
      <w:r w:rsidRPr="008D046A">
        <w:rPr>
          <w:lang w:val="fr-CA"/>
        </w:rPr>
        <w:t xml:space="preserve"> 16 (5): e0250080. </w:t>
      </w:r>
      <w:r>
        <w:fldChar w:fldCharType="begin"/>
      </w:r>
      <w:r w:rsidRPr="00C23C57">
        <w:rPr>
          <w:lang w:val="fr-CA"/>
          <w:rPrChange w:id="131" w:author="Anastasia Soukhov" w:date="2024-02-01T16:57:00Z">
            <w:rPr/>
          </w:rPrChange>
        </w:rPr>
        <w:instrText>HYPERLINK "https://doi.org/10.1371/journal.pone.0250080" \h</w:instrText>
      </w:r>
      <w:r>
        <w:fldChar w:fldCharType="separate"/>
      </w:r>
      <w:r w:rsidRPr="008D046A">
        <w:rPr>
          <w:rStyle w:val="Hyperlink"/>
          <w:lang w:val="fr-CA"/>
        </w:rPr>
        <w:t>https://doi.org/10.1371/journal.pone.0250080</w:t>
      </w:r>
      <w:r>
        <w:rPr>
          <w:rStyle w:val="Hyperlink"/>
          <w:lang w:val="fr-CA"/>
        </w:rPr>
        <w:fldChar w:fldCharType="end"/>
      </w:r>
      <w:r w:rsidRPr="008D046A">
        <w:rPr>
          <w:lang w:val="fr-CA"/>
        </w:rPr>
        <w:t>.</w:t>
      </w:r>
    </w:p>
    <w:p w14:paraId="7D2FF892" w14:textId="77777777" w:rsidR="00DD1352" w:rsidRDefault="00000000">
      <w:pPr>
        <w:pStyle w:val="Bibliography"/>
      </w:pPr>
      <w:bookmarkStart w:id="132" w:name="X206d22070030e8c3cf079b29a010e15d606c76d"/>
      <w:bookmarkEnd w:id="130"/>
      <w:r>
        <w:t xml:space="preserve">Grant-Smith, Deanna, Natalie Osborne, and Laurel Johnson. 2016. “Managing the Challenges of Combining Mobilities of Care and Commuting: An Australian Perspective.” Journal Article. </w:t>
      </w:r>
      <w:r>
        <w:rPr>
          <w:i/>
          <w:iCs/>
        </w:rPr>
        <w:t>Community, Work &amp; Family</w:t>
      </w:r>
      <w:r>
        <w:t xml:space="preserve"> 20 (2): 201–10. </w:t>
      </w:r>
      <w:hyperlink r:id="rId38">
        <w:r>
          <w:rPr>
            <w:rStyle w:val="Hyperlink"/>
          </w:rPr>
          <w:t>https://doi.org/10.1080/13668803.2016.1202194</w:t>
        </w:r>
      </w:hyperlink>
      <w:r>
        <w:t>.</w:t>
      </w:r>
    </w:p>
    <w:p w14:paraId="3460065B" w14:textId="77777777" w:rsidR="00DD1352" w:rsidRPr="008D046A" w:rsidRDefault="00000000">
      <w:pPr>
        <w:pStyle w:val="Bibliography"/>
        <w:rPr>
          <w:lang w:val="fr-CA"/>
        </w:rPr>
      </w:pPr>
      <w:bookmarkStart w:id="133" w:name="ref-transportationtomorrowsurvey2018"/>
      <w:bookmarkEnd w:id="132"/>
      <w:r>
        <w:t xml:space="preserve">Group, Data Management. 2018. “Transportation Tomorrow Survey (TTS) 2016 - Data Guide.” </w:t>
      </w:r>
      <w:r w:rsidRPr="008D046A">
        <w:rPr>
          <w:lang w:val="fr-CA"/>
        </w:rPr>
        <w:t xml:space="preserve">Web Page. </w:t>
      </w:r>
      <w:r>
        <w:fldChar w:fldCharType="begin"/>
      </w:r>
      <w:r w:rsidRPr="00C23C57">
        <w:rPr>
          <w:lang w:val="fr-CA"/>
          <w:rPrChange w:id="134" w:author="Anastasia Soukhov" w:date="2024-02-01T16:57:00Z">
            <w:rPr/>
          </w:rPrChange>
        </w:rPr>
        <w:instrText>HYPERLINK "https://dmg.utoronto.ca/pdf/tts/2016/2016TTS_DataGuide.pdf" \h</w:instrText>
      </w:r>
      <w:r>
        <w:fldChar w:fldCharType="separate"/>
      </w:r>
      <w:r w:rsidRPr="008D046A">
        <w:rPr>
          <w:rStyle w:val="Hyperlink"/>
          <w:lang w:val="fr-CA"/>
        </w:rPr>
        <w:t>https://dmg.utoronto.ca/pdf/tts/2016/2016TTS_DataGuide.pdf</w:t>
      </w:r>
      <w:r>
        <w:rPr>
          <w:rStyle w:val="Hyperlink"/>
          <w:lang w:val="fr-CA"/>
        </w:rPr>
        <w:fldChar w:fldCharType="end"/>
      </w:r>
      <w:r w:rsidRPr="008D046A">
        <w:rPr>
          <w:lang w:val="fr-CA"/>
        </w:rPr>
        <w:t>.</w:t>
      </w:r>
    </w:p>
    <w:p w14:paraId="62E09AB6" w14:textId="77777777" w:rsidR="00DD1352" w:rsidRDefault="00000000">
      <w:pPr>
        <w:pStyle w:val="Bibliography"/>
      </w:pPr>
      <w:bookmarkStart w:id="135" w:name="ref-cityofhamiltonChildCareRegistry2023"/>
      <w:bookmarkEnd w:id="133"/>
      <w:r>
        <w:t xml:space="preserve">Hamilton, City of. 2023a. “Child Care Registry.” Aggregated Database. </w:t>
      </w:r>
      <w:hyperlink r:id="rId39">
        <w:r>
          <w:rPr>
            <w:rStyle w:val="Hyperlink"/>
          </w:rPr>
          <w:t>https://www.hamilton.ca/people-programs/early-years-child-care/child-care-services/child-care-registry</w:t>
        </w:r>
      </w:hyperlink>
      <w:r>
        <w:t>.</w:t>
      </w:r>
    </w:p>
    <w:p w14:paraId="5D9C2729" w14:textId="77777777" w:rsidR="00DD1352" w:rsidRDefault="00000000">
      <w:pPr>
        <w:pStyle w:val="Bibliography"/>
      </w:pPr>
      <w:bookmarkStart w:id="136" w:name="ref-cityofhamiltonOpenData2023"/>
      <w:bookmarkEnd w:id="135"/>
      <w:r>
        <w:t xml:space="preserve">———. 2023b. “Open Data.” Web Page. </w:t>
      </w:r>
      <w:hyperlink r:id="rId40">
        <w:r>
          <w:rPr>
            <w:rStyle w:val="Hyperlink"/>
          </w:rPr>
          <w:t>https://open.hamilton.ca/</w:t>
        </w:r>
      </w:hyperlink>
      <w:r>
        <w:t>.</w:t>
      </w:r>
    </w:p>
    <w:p w14:paraId="4A973114" w14:textId="77777777" w:rsidR="00DD1352" w:rsidRDefault="00000000">
      <w:pPr>
        <w:pStyle w:val="Bibliography"/>
      </w:pPr>
      <w:bookmarkStart w:id="137" w:name="X6e70d33ff9e1c8eb01d67fabb80f7d84e60d543"/>
      <w:bookmarkEnd w:id="136"/>
      <w:r>
        <w:t xml:space="preserve">Hamilton, Open Data. 2022a. “Educational Institutions.” Aggregated Database. Open Data Hamilton. </w:t>
      </w:r>
      <w:hyperlink r:id="rId41">
        <w:r>
          <w:rPr>
            <w:rStyle w:val="Hyperlink"/>
          </w:rPr>
          <w:t>https://open.hamilton.ca/datasets/cccae6f029334927856da6e20a50561f_19/explore</w:t>
        </w:r>
      </w:hyperlink>
      <w:r>
        <w:t>.</w:t>
      </w:r>
    </w:p>
    <w:p w14:paraId="2542964C" w14:textId="77777777" w:rsidR="00DD1352" w:rsidRDefault="00000000">
      <w:pPr>
        <w:pStyle w:val="Bibliography"/>
      </w:pPr>
      <w:bookmarkStart w:id="138" w:name="ref-opendatahamiltonLibraries2022"/>
      <w:bookmarkEnd w:id="137"/>
      <w:r>
        <w:t xml:space="preserve">———. 2022b. “Libraries.” Aggregated Database. </w:t>
      </w:r>
      <w:hyperlink r:id="rId42">
        <w:r>
          <w:rPr>
            <w:rStyle w:val="Hyperlink"/>
          </w:rPr>
          <w:t>https://open.hamilton.ca/datasets/67a54ea25d944cf7b66750ba57da822c_1/explore?location=43.259483%2C-79.917850%2C11.81</w:t>
        </w:r>
      </w:hyperlink>
      <w:r>
        <w:t>.</w:t>
      </w:r>
    </w:p>
    <w:p w14:paraId="068CA6C6" w14:textId="77777777" w:rsidR="00DD1352" w:rsidRDefault="00000000">
      <w:pPr>
        <w:pStyle w:val="Bibliography"/>
      </w:pPr>
      <w:bookmarkStart w:id="139" w:name="ref-opendatahamiltonParksDatabase2022"/>
      <w:bookmarkEnd w:id="138"/>
      <w:r>
        <w:lastRenderedPageBreak/>
        <w:t xml:space="preserve">———. 2022c. “Parks Database.” Aggregated Database. </w:t>
      </w:r>
      <w:hyperlink r:id="rId43">
        <w:r>
          <w:rPr>
            <w:rStyle w:val="Hyperlink"/>
          </w:rPr>
          <w:t>https://open.hamilton.ca/datasets/4f1b554e743b423f9574e7a3ca814cce_6/explore?location=43.273379%2C-79.919100%2C11.87&amp;showTable=true</w:t>
        </w:r>
      </w:hyperlink>
      <w:r>
        <w:t>.</w:t>
      </w:r>
    </w:p>
    <w:p w14:paraId="5CE6A024" w14:textId="77777777" w:rsidR="00DD1352" w:rsidRDefault="00000000">
      <w:pPr>
        <w:pStyle w:val="Bibliography"/>
      </w:pPr>
      <w:bookmarkStart w:id="140" w:name="X4f6a381503945c2df2e437d993d10c039c16ae4"/>
      <w:bookmarkEnd w:id="139"/>
      <w:r>
        <w:t xml:space="preserve">———. 2022d. “Recreation and Community Centres.” Aggregated Database. </w:t>
      </w:r>
      <w:hyperlink r:id="rId44">
        <w:r>
          <w:rPr>
            <w:rStyle w:val="Hyperlink"/>
          </w:rPr>
          <w:t>https://open.hamilton.ca/datasets/272667665de646768db14e9fa1676405_11/explore?location=43.278136%2C-79.921850%2C11.65</w:t>
        </w:r>
      </w:hyperlink>
      <w:r>
        <w:t>.</w:t>
      </w:r>
    </w:p>
    <w:p w14:paraId="169A7759" w14:textId="77777777" w:rsidR="00DD1352" w:rsidRDefault="00000000">
      <w:pPr>
        <w:pStyle w:val="Bibliography"/>
      </w:pPr>
      <w:bookmarkStart w:id="141" w:name="ref-opendatahamiltonCityBoundary2023"/>
      <w:bookmarkEnd w:id="140"/>
      <w:r>
        <w:t xml:space="preserve">———. 2023. “City Boundary.” </w:t>
      </w:r>
      <w:hyperlink r:id="rId45">
        <w:r>
          <w:rPr>
            <w:rStyle w:val="Hyperlink"/>
          </w:rPr>
          <w:t>https://open.hamilton.ca/datasets/dd522e1245b1461887d998c6c17edff7_13/explore?location=43.099541%2C-79.560176%2C9.73</w:t>
        </w:r>
      </w:hyperlink>
      <w:r>
        <w:t>.</w:t>
      </w:r>
    </w:p>
    <w:p w14:paraId="3EE144E2" w14:textId="77777777" w:rsidR="00DD1352" w:rsidRDefault="00000000">
      <w:pPr>
        <w:pStyle w:val="Bibliography"/>
      </w:pPr>
      <w:bookmarkStart w:id="142" w:name="ref-hamrickTimeCostAccess2012"/>
      <w:bookmarkEnd w:id="141"/>
      <w:r>
        <w:t xml:space="preserve">Hamrick, Karen S, and David Hopkins. 2012. “The Time Cost of Access to Food–Distance to the Grocery Store as Measured in Minutes.” Journal Article. </w:t>
      </w:r>
      <w:r>
        <w:rPr>
          <w:i/>
          <w:iCs/>
        </w:rPr>
        <w:t>International Journal of Time Use Research</w:t>
      </w:r>
      <w:r>
        <w:t xml:space="preserve"> 9 (1): 28–58.</w:t>
      </w:r>
    </w:p>
    <w:p w14:paraId="631C6ABD" w14:textId="77777777" w:rsidR="00DD1352" w:rsidRDefault="00000000">
      <w:pPr>
        <w:pStyle w:val="Bibliography"/>
      </w:pPr>
      <w:bookmarkStart w:id="143" w:name="ref-hanTaskAllocationGender2019"/>
      <w:bookmarkEnd w:id="142"/>
      <w:r>
        <w:t xml:space="preserve">Han, Bilin, Jinhee Kim, and Harry Timmermans. 2019. “Task Allocation and Gender Roles in Dual Earner Households: The Issue of Escorting Children.” Journal Article. </w:t>
      </w:r>
      <w:r>
        <w:rPr>
          <w:i/>
          <w:iCs/>
        </w:rPr>
        <w:t>Travel Behaviour and Society</w:t>
      </w:r>
      <w:r>
        <w:t xml:space="preserve"> 14: 11–20. </w:t>
      </w:r>
      <w:hyperlink r:id="rId46">
        <w:r>
          <w:rPr>
            <w:rStyle w:val="Hyperlink"/>
          </w:rPr>
          <w:t>https://doi.org/10.1016/j.tbs.2018.09.001</w:t>
        </w:r>
      </w:hyperlink>
      <w:r>
        <w:t>.</w:t>
      </w:r>
    </w:p>
    <w:p w14:paraId="5437D04A" w14:textId="77777777" w:rsidR="00DD1352" w:rsidRDefault="00000000">
      <w:pPr>
        <w:pStyle w:val="Bibliography"/>
      </w:pPr>
      <w:bookmarkStart w:id="144" w:name="X05a8eb297d0ea6b59473aecf07a7bd5ccb8cad9"/>
      <w:bookmarkEnd w:id="143"/>
      <w:r>
        <w:t xml:space="preserve">Handy, S L, and D A Niemeier. 1997. “Measuring Accessibility: An Exploration of Issues and Alternatives.” </w:t>
      </w:r>
      <w:r>
        <w:rPr>
          <w:i/>
          <w:iCs/>
        </w:rPr>
        <w:t>Environment and Planning A: Economy and Space</w:t>
      </w:r>
      <w:r>
        <w:t xml:space="preserve"> 29 (7): 1175–94. </w:t>
      </w:r>
      <w:hyperlink r:id="rId47">
        <w:r>
          <w:rPr>
            <w:rStyle w:val="Hyperlink"/>
          </w:rPr>
          <w:t>https://doi.org/10.1068/a291175</w:t>
        </w:r>
      </w:hyperlink>
      <w:r>
        <w:t>.</w:t>
      </w:r>
    </w:p>
    <w:p w14:paraId="7C3E9BD8" w14:textId="77777777" w:rsidR="00DD1352" w:rsidRDefault="00000000">
      <w:pPr>
        <w:pStyle w:val="Bibliography"/>
      </w:pPr>
      <w:bookmarkStart w:id="145" w:name="ref-handyAccessibilityIdeaWhose2020"/>
      <w:bookmarkEnd w:id="144"/>
      <w:r>
        <w:t xml:space="preserve">Handy, Susan. 2020. “Is Accessibility an Idea Whose Time Has Finally Come?” </w:t>
      </w:r>
      <w:r>
        <w:rPr>
          <w:i/>
          <w:iCs/>
        </w:rPr>
        <w:t>Transportation Research Part D: Transport and Environment</w:t>
      </w:r>
      <w:r>
        <w:t xml:space="preserve"> 83 (June): 102319. https://doi.org/</w:t>
      </w:r>
      <w:hyperlink r:id="rId48">
        <w:r>
          <w:rPr>
            <w:rStyle w:val="Hyperlink"/>
          </w:rPr>
          <w:t>https://doi.org/10.1016/j.trd.2020.102319</w:t>
        </w:r>
      </w:hyperlink>
      <w:r>
        <w:t>.</w:t>
      </w:r>
    </w:p>
    <w:p w14:paraId="08ED9C11" w14:textId="77777777" w:rsidR="00DD1352" w:rsidRDefault="00000000">
      <w:pPr>
        <w:pStyle w:val="Bibliography"/>
      </w:pPr>
      <w:bookmarkStart w:id="146" w:name="ref-hansenHowAccessibilityShapes1959"/>
      <w:bookmarkEnd w:id="145"/>
      <w:r>
        <w:t xml:space="preserve">Hansen, Walter G. 1959. “How Accessibility Shapes Land Use.” Journal Article. </w:t>
      </w:r>
      <w:r>
        <w:rPr>
          <w:i/>
          <w:iCs/>
        </w:rPr>
        <w:t>Journal of the American Institute of Planners</w:t>
      </w:r>
      <w:r>
        <w:t xml:space="preserve"> 25 (2): 73–76. </w:t>
      </w:r>
      <w:hyperlink r:id="rId49">
        <w:r>
          <w:rPr>
            <w:rStyle w:val="Hyperlink"/>
          </w:rPr>
          <w:t>https://doi.org/10.1080/01944365908978307</w:t>
        </w:r>
      </w:hyperlink>
      <w:r>
        <w:t>.</w:t>
      </w:r>
    </w:p>
    <w:p w14:paraId="1E88EF8D" w14:textId="77777777" w:rsidR="00DD1352" w:rsidRDefault="00000000">
      <w:pPr>
        <w:pStyle w:val="Bibliography"/>
      </w:pPr>
      <w:bookmarkStart w:id="147" w:name="ref-hansonGenderMobilityNew2010"/>
      <w:bookmarkEnd w:id="146"/>
      <w:r>
        <w:t xml:space="preserve">Hanson, Susan. 2010. “Gender and Mobility: New Approaches for Informing Sustainability.” Journal Article. </w:t>
      </w:r>
      <w:r>
        <w:rPr>
          <w:i/>
          <w:iCs/>
        </w:rPr>
        <w:t>Gender, Place &amp; Culture</w:t>
      </w:r>
      <w:r>
        <w:t xml:space="preserve"> 17 (1): 5–23. </w:t>
      </w:r>
      <w:hyperlink r:id="rId50">
        <w:r>
          <w:rPr>
            <w:rStyle w:val="Hyperlink"/>
          </w:rPr>
          <w:t>https://doi.org/10.1080/09663690903498225</w:t>
        </w:r>
      </w:hyperlink>
      <w:r>
        <w:t>.</w:t>
      </w:r>
    </w:p>
    <w:p w14:paraId="065AB09E" w14:textId="77777777" w:rsidR="00DD1352" w:rsidRDefault="00000000">
      <w:pPr>
        <w:pStyle w:val="Bibliography"/>
      </w:pPr>
      <w:bookmarkStart w:id="148" w:name="Xefb846e24122731d77a57985feed7b516a81b0d"/>
      <w:bookmarkEnd w:id="147"/>
      <w:r>
        <w:t xml:space="preserve">Healthline, Hamilton Niagara Haldimand Brant. 2023. “Walk-in Medical Clinics - Hamilton.” Web Page. </w:t>
      </w:r>
      <w:hyperlink r:id="rId51">
        <w:r>
          <w:rPr>
            <w:rStyle w:val="Hyperlink"/>
          </w:rPr>
          <w:t>https://www.hnhbhealthline.ca/listServices.aspx?id=10072&amp;region=Hamilton</w:t>
        </w:r>
      </w:hyperlink>
      <w:r>
        <w:t>.</w:t>
      </w:r>
    </w:p>
    <w:p w14:paraId="6036604F" w14:textId="77777777" w:rsidR="00DD1352" w:rsidRDefault="00000000">
      <w:pPr>
        <w:pStyle w:val="Bibliography"/>
      </w:pPr>
      <w:bookmarkStart w:id="149" w:name="Xb71c05f0e0f040c2907228b5d58ec7b979313e3"/>
      <w:bookmarkEnd w:id="148"/>
      <w:r>
        <w:t xml:space="preserve">Hongkong, The, and Shanghai Banking Corporation Limited (HSBC). 2023. “HSBC Branch and ABM Locator.” Web Page. </w:t>
      </w:r>
      <w:hyperlink r:id="rId52">
        <w:r>
          <w:rPr>
            <w:rStyle w:val="Hyperlink"/>
          </w:rPr>
          <w:t>https://www.hsbc.ca/branch-locator/</w:t>
        </w:r>
      </w:hyperlink>
      <w:r>
        <w:t>.</w:t>
      </w:r>
    </w:p>
    <w:p w14:paraId="21199868" w14:textId="77777777" w:rsidR="00DD1352" w:rsidRDefault="00000000">
      <w:pPr>
        <w:pStyle w:val="Bibliography"/>
      </w:pPr>
      <w:bookmarkStart w:id="150" w:name="X8208407ec4def30c3a4bf8b1c7f676cb48daae0"/>
      <w:bookmarkEnd w:id="149"/>
      <w:r>
        <w:t xml:space="preserve">Kelobonye, Keone, Gary McCarney, Jianhong Xia, Mohammad Shahidul Hasan Swapan, Feng Mao, and Heng Zhou. 2019. “Relative Accessibility Analysis for Key Land Uses: A Spatial Equity Perspective.” </w:t>
      </w:r>
      <w:r>
        <w:rPr>
          <w:i/>
          <w:iCs/>
        </w:rPr>
        <w:t>Journal of Transport Geography</w:t>
      </w:r>
      <w:r>
        <w:t xml:space="preserve"> 75 (February): 82–93. https://doi.org/</w:t>
      </w:r>
      <w:hyperlink r:id="rId53">
        <w:r>
          <w:rPr>
            <w:rStyle w:val="Hyperlink"/>
          </w:rPr>
          <w:t>https://doi.org/10.1016/j.jtrangeo.2019.01.015</w:t>
        </w:r>
      </w:hyperlink>
      <w:r>
        <w:t>.</w:t>
      </w:r>
    </w:p>
    <w:p w14:paraId="6DF8A239" w14:textId="77777777" w:rsidR="00DD1352" w:rsidRDefault="00000000">
      <w:pPr>
        <w:pStyle w:val="Bibliography"/>
      </w:pPr>
      <w:bookmarkStart w:id="151" w:name="X1613c66d2950087772f92c89fd0d4cacfd5001e"/>
      <w:bookmarkEnd w:id="150"/>
      <w:r>
        <w:t xml:space="preserve">Kelobonye, Keone, Heng Zhou, Gary McCarney, and Jianhong Xia. 2020. “Measuring the Accessibility and Spatial Equity of Urban Services Under Competition Using the Cumulative </w:t>
      </w:r>
      <w:r>
        <w:lastRenderedPageBreak/>
        <w:t xml:space="preserve">Opportunities Measure.” Journal Article. </w:t>
      </w:r>
      <w:r>
        <w:rPr>
          <w:i/>
          <w:iCs/>
        </w:rPr>
        <w:t>Journal of Transport Geography</w:t>
      </w:r>
      <w:r>
        <w:t xml:space="preserve"> 85: 102706. </w:t>
      </w:r>
      <w:hyperlink r:id="rId54">
        <w:r>
          <w:rPr>
            <w:rStyle w:val="Hyperlink"/>
          </w:rPr>
          <w:t>https://doi.org/10.1016/j.jtrangeo.2020.102706</w:t>
        </w:r>
      </w:hyperlink>
      <w:r>
        <w:t>.</w:t>
      </w:r>
    </w:p>
    <w:p w14:paraId="767459BE" w14:textId="77777777" w:rsidR="00DD1352" w:rsidRDefault="00000000">
      <w:pPr>
        <w:pStyle w:val="Bibliography"/>
      </w:pPr>
      <w:bookmarkStart w:id="152" w:name="ref-kleinTransitionsOutCar2023"/>
      <w:bookmarkEnd w:id="151"/>
      <w:r>
        <w:t xml:space="preserve">Klein, Nicholas J., Rounaq Basu, and Michael J. Smart. 2023. “Transitions into and Out of Car Ownership Among Low-Income Households in the United States.” </w:t>
      </w:r>
      <w:r>
        <w:rPr>
          <w:i/>
          <w:iCs/>
        </w:rPr>
        <w:t>Journal of Planning Education and Research</w:t>
      </w:r>
      <w:r>
        <w:t xml:space="preserve">, May, 0739456X231163755. </w:t>
      </w:r>
      <w:hyperlink r:id="rId55">
        <w:r>
          <w:rPr>
            <w:rStyle w:val="Hyperlink"/>
          </w:rPr>
          <w:t>https://doi.org/10.1177/0739456X231163755</w:t>
        </w:r>
      </w:hyperlink>
      <w:r>
        <w:t>.</w:t>
      </w:r>
    </w:p>
    <w:p w14:paraId="68A3C3BC" w14:textId="77777777" w:rsidR="00DD1352" w:rsidRDefault="00000000">
      <w:pPr>
        <w:pStyle w:val="Bibliography"/>
      </w:pPr>
      <w:bookmarkStart w:id="153" w:name="ref-lawWomenTransportNew1999"/>
      <w:bookmarkEnd w:id="152"/>
      <w:r>
        <w:t xml:space="preserve">Law, Robin. 1999. “Beyond ‘Women and Transport’: Towards New Geographies of Gender and Daily Mobility.” </w:t>
      </w:r>
      <w:r>
        <w:rPr>
          <w:i/>
          <w:iCs/>
        </w:rPr>
        <w:t>Progress in Human Geography</w:t>
      </w:r>
      <w:r>
        <w:t xml:space="preserve"> 23 (4): 567–88. </w:t>
      </w:r>
      <w:hyperlink r:id="rId56">
        <w:r>
          <w:rPr>
            <w:rStyle w:val="Hyperlink"/>
          </w:rPr>
          <w:t>https://doi.org/10.1191/030913299666161864</w:t>
        </w:r>
      </w:hyperlink>
      <w:r>
        <w:t>.</w:t>
      </w:r>
    </w:p>
    <w:p w14:paraId="6D98EAEC" w14:textId="77777777" w:rsidR="00DD1352" w:rsidRDefault="00000000">
      <w:pPr>
        <w:pStyle w:val="Bibliography"/>
      </w:pPr>
      <w:bookmarkStart w:id="154" w:name="ref-liMeasuringMultiactivities2024"/>
      <w:bookmarkEnd w:id="153"/>
      <w:r>
        <w:t xml:space="preserve">Li, Chuanyao, and Junren Wang. 2024. “Measuring Multi-Activities Accessibility and Equity with Accessibility-Oriented Development Strategies.” Journal Article. </w:t>
      </w:r>
      <w:r>
        <w:rPr>
          <w:i/>
          <w:iCs/>
        </w:rPr>
        <w:t>Transportation Research Part D: Transport and Environment</w:t>
      </w:r>
      <w:r>
        <w:t xml:space="preserve"> 126. </w:t>
      </w:r>
      <w:hyperlink r:id="rId57">
        <w:r>
          <w:rPr>
            <w:rStyle w:val="Hyperlink"/>
          </w:rPr>
          <w:t>https://doi.org/10.1016/j.trd.2023.104035</w:t>
        </w:r>
      </w:hyperlink>
      <w:r>
        <w:t>.</w:t>
      </w:r>
    </w:p>
    <w:p w14:paraId="1E794198" w14:textId="77777777" w:rsidR="00DD1352" w:rsidRDefault="00000000">
      <w:pPr>
        <w:pStyle w:val="Bibliography"/>
      </w:pPr>
      <w:bookmarkStart w:id="155" w:name="ref-maciejewskaHaveChildrenThus2019"/>
      <w:bookmarkEnd w:id="154"/>
      <w:r>
        <w:t xml:space="preserve">Maciejewska, Monika, and Carme Miralles-Guasch. 2019. “‘I Have Children and Thus i Drive’: Perceptions and Motivations of Modal Choice Among Suburban Commuting Mothers.” Journal Article. </w:t>
      </w:r>
      <w:r>
        <w:rPr>
          <w:i/>
          <w:iCs/>
        </w:rPr>
        <w:t>Finisterra</w:t>
      </w:r>
      <w:r>
        <w:t xml:space="preserve"> 110: 55–74. </w:t>
      </w:r>
      <w:hyperlink r:id="rId58">
        <w:r>
          <w:rPr>
            <w:rStyle w:val="Hyperlink"/>
          </w:rPr>
          <w:t>https://doi.org/10.18055/Finis16035</w:t>
        </w:r>
      </w:hyperlink>
      <w:r>
        <w:t>.</w:t>
      </w:r>
    </w:p>
    <w:p w14:paraId="2CD62063" w14:textId="77777777" w:rsidR="00DD1352" w:rsidRDefault="00000000">
      <w:pPr>
        <w:pStyle w:val="Bibliography"/>
      </w:pPr>
      <w:bookmarkStart w:id="156" w:name="X38b607aafab4f9fa3527e4593c56405b8e6b8ce"/>
      <w:bookmarkEnd w:id="155"/>
      <w:r>
        <w:t xml:space="preserve">McDonald, N. 2006. “Exploratory Analysis of Children’s Travel Patterns.” Journal Article. </w:t>
      </w:r>
      <w:r>
        <w:rPr>
          <w:i/>
          <w:iCs/>
        </w:rPr>
        <w:t>Transportation Research Record</w:t>
      </w:r>
      <w:r>
        <w:t xml:space="preserve"> 1977 (1): 1–7.</w:t>
      </w:r>
    </w:p>
    <w:p w14:paraId="2DA54A56" w14:textId="77777777" w:rsidR="00DD1352" w:rsidRDefault="00000000">
      <w:pPr>
        <w:pStyle w:val="Bibliography"/>
      </w:pPr>
      <w:bookmarkStart w:id="157" w:name="ref-merlinDoesCompetitionMatter2017"/>
      <w:bookmarkEnd w:id="156"/>
      <w:r>
        <w:t xml:space="preserve">Merlin, Louis A., and Lingqian Hu. 2017. “Does Competition Matter in Measures of Job Accessibility? Explaining Employment in Los Angeles.” </w:t>
      </w:r>
      <w:r>
        <w:rPr>
          <w:i/>
          <w:iCs/>
        </w:rPr>
        <w:t>Journal of Transport Geography</w:t>
      </w:r>
      <w:r>
        <w:t xml:space="preserve"> 64 (October): 77–88. </w:t>
      </w:r>
      <w:hyperlink r:id="rId59">
        <w:r>
          <w:rPr>
            <w:rStyle w:val="Hyperlink"/>
          </w:rPr>
          <w:t>https://doi.org/10.1016/j.jtrangeo.2017.08.009</w:t>
        </w:r>
      </w:hyperlink>
      <w:r>
        <w:t>.</w:t>
      </w:r>
    </w:p>
    <w:p w14:paraId="39218CF3" w14:textId="77777777" w:rsidR="00DD1352" w:rsidRDefault="00000000">
      <w:pPr>
        <w:pStyle w:val="Bibliography"/>
      </w:pPr>
      <w:bookmarkStart w:id="158" w:name="ref-bankofmontrealBankMontrealBranch2023"/>
      <w:bookmarkEnd w:id="157"/>
      <w:r>
        <w:t xml:space="preserve">Montreal, Bank of. 2023. “Bank of Montreal Branch and ABM Locator.” Web Page. </w:t>
      </w:r>
      <w:hyperlink r:id="rId60">
        <w:r>
          <w:rPr>
            <w:rStyle w:val="Hyperlink"/>
          </w:rPr>
          <w:t>https://branchlocator.bmo.com/index.html</w:t>
        </w:r>
      </w:hyperlink>
      <w:r>
        <w:t>.</w:t>
      </w:r>
    </w:p>
    <w:p w14:paraId="57291999" w14:textId="77777777" w:rsidR="00DD1352" w:rsidRDefault="00000000">
      <w:pPr>
        <w:pStyle w:val="Bibliography"/>
      </w:pPr>
      <w:bookmarkStart w:id="159" w:name="ref-morrisDoesLackingCar2020"/>
      <w:bookmarkEnd w:id="158"/>
      <w:r>
        <w:t xml:space="preserve">Morris, Eric A., Evelyn Blumenberg, and Erick Guerra. 2020. “Does Lacking a Car Put the Brakes on Activity Participation? Private Vehicle Access and Access to Opportunities Among Low-Income Adults.” </w:t>
      </w:r>
      <w:r>
        <w:rPr>
          <w:i/>
          <w:iCs/>
        </w:rPr>
        <w:t>Transportation Research Part A: Policy and Practice</w:t>
      </w:r>
      <w:r>
        <w:t xml:space="preserve"> 136 (June): 375–97. </w:t>
      </w:r>
      <w:hyperlink r:id="rId61">
        <w:r>
          <w:rPr>
            <w:rStyle w:val="Hyperlink"/>
          </w:rPr>
          <w:t>https://doi.org/10.1016/j.tra.2020.03.021</w:t>
        </w:r>
      </w:hyperlink>
      <w:r>
        <w:t>.</w:t>
      </w:r>
    </w:p>
    <w:p w14:paraId="5EC7DBD2" w14:textId="77777777" w:rsidR="00DD1352" w:rsidRPr="008D046A" w:rsidRDefault="00000000">
      <w:pPr>
        <w:pStyle w:val="Bibliography"/>
        <w:rPr>
          <w:lang w:val="fr-CA"/>
        </w:rPr>
      </w:pPr>
      <w:bookmarkStart w:id="160" w:name="X9baab901da3fbe66a13b3d2a0e77bced3d98e6d"/>
      <w:bookmarkEnd w:id="159"/>
      <w:r>
        <w:t xml:space="preserve">Ontario - Ministry of Education, Government of. 2023. “Funding for an Education and Community Partnership Program (ECPP).” </w:t>
      </w:r>
      <w:r w:rsidRPr="008D046A">
        <w:rPr>
          <w:lang w:val="fr-CA"/>
        </w:rPr>
        <w:t xml:space="preserve">Web Page. </w:t>
      </w:r>
      <w:r>
        <w:fldChar w:fldCharType="begin"/>
      </w:r>
      <w:r w:rsidRPr="00C23C57">
        <w:rPr>
          <w:lang w:val="fr-CA"/>
          <w:rPrChange w:id="161" w:author="Anastasia Soukhov" w:date="2024-02-01T16:57:00Z">
            <w:rPr/>
          </w:rPrChange>
        </w:rPr>
        <w:instrText>HYPERLINK "https://efis.fma.csc.gov.on.ca/faab/Section%2023.htm" \h</w:instrText>
      </w:r>
      <w:r>
        <w:fldChar w:fldCharType="separate"/>
      </w:r>
      <w:r w:rsidRPr="008D046A">
        <w:rPr>
          <w:rStyle w:val="Hyperlink"/>
          <w:lang w:val="fr-CA"/>
        </w:rPr>
        <w:t>https://efis.fma.csc.gov.on.ca/faab/Section%2023.htm</w:t>
      </w:r>
      <w:r>
        <w:rPr>
          <w:rStyle w:val="Hyperlink"/>
          <w:lang w:val="fr-CA"/>
        </w:rPr>
        <w:fldChar w:fldCharType="end"/>
      </w:r>
      <w:r w:rsidRPr="008D046A">
        <w:rPr>
          <w:lang w:val="fr-CA"/>
        </w:rPr>
        <w:t>.</w:t>
      </w:r>
    </w:p>
    <w:p w14:paraId="3448EDF1" w14:textId="77777777" w:rsidR="00DD1352" w:rsidRPr="008D046A" w:rsidRDefault="00000000">
      <w:pPr>
        <w:pStyle w:val="Bibliography"/>
        <w:rPr>
          <w:lang w:val="fr-CA"/>
        </w:rPr>
      </w:pPr>
      <w:bookmarkStart w:id="162" w:name="X18b8e5e66f82b9f47ddd41717a33b3948dfbae2"/>
      <w:bookmarkEnd w:id="160"/>
      <w:r>
        <w:t xml:space="preserve">Ontario, Government of. 2023. “Ontario Data Catalogue.” </w:t>
      </w:r>
      <w:r w:rsidRPr="008D046A">
        <w:rPr>
          <w:lang w:val="fr-CA"/>
        </w:rPr>
        <w:t xml:space="preserve">Web Page. </w:t>
      </w:r>
      <w:r>
        <w:fldChar w:fldCharType="begin"/>
      </w:r>
      <w:r w:rsidRPr="00C23C57">
        <w:rPr>
          <w:lang w:val="fr-CA"/>
          <w:rPrChange w:id="163" w:author="Anastasia Soukhov" w:date="2024-02-01T16:57:00Z">
            <w:rPr/>
          </w:rPrChange>
        </w:rPr>
        <w:instrText>HYPERLINK "https://data.ontario.ca/" \h</w:instrText>
      </w:r>
      <w:r>
        <w:fldChar w:fldCharType="separate"/>
      </w:r>
      <w:r w:rsidRPr="008D046A">
        <w:rPr>
          <w:rStyle w:val="Hyperlink"/>
          <w:lang w:val="fr-CA"/>
        </w:rPr>
        <w:t>https://data.ontario.ca/</w:t>
      </w:r>
      <w:r>
        <w:rPr>
          <w:rStyle w:val="Hyperlink"/>
          <w:lang w:val="fr-CA"/>
        </w:rPr>
        <w:fldChar w:fldCharType="end"/>
      </w:r>
      <w:r w:rsidRPr="008D046A">
        <w:rPr>
          <w:lang w:val="fr-CA"/>
        </w:rPr>
        <w:t>.</w:t>
      </w:r>
    </w:p>
    <w:p w14:paraId="6CDD0A8B" w14:textId="77777777" w:rsidR="00DD1352" w:rsidRPr="008D046A" w:rsidRDefault="00000000">
      <w:pPr>
        <w:pStyle w:val="Bibliography"/>
        <w:rPr>
          <w:lang w:val="fr-CA"/>
        </w:rPr>
      </w:pPr>
      <w:bookmarkStart w:id="164" w:name="ref-paezDemand2019"/>
      <w:bookmarkEnd w:id="162"/>
      <w:r>
        <w:t xml:space="preserve">Paez, Antonio, Christopher D. Higgins, and Salvatore F. Vivona. 2019. “Demand and Level of Service Inflation in Floating Catchment Area (FCA) Methods.” </w:t>
      </w:r>
      <w:r w:rsidRPr="008D046A">
        <w:rPr>
          <w:lang w:val="fr-CA"/>
        </w:rPr>
        <w:t xml:space="preserve">Journal Article. </w:t>
      </w:r>
      <w:proofErr w:type="spellStart"/>
      <w:r w:rsidRPr="008D046A">
        <w:rPr>
          <w:i/>
          <w:iCs/>
          <w:lang w:val="fr-CA"/>
        </w:rPr>
        <w:t>PloS</w:t>
      </w:r>
      <w:proofErr w:type="spellEnd"/>
      <w:r w:rsidRPr="008D046A">
        <w:rPr>
          <w:i/>
          <w:iCs/>
          <w:lang w:val="fr-CA"/>
        </w:rPr>
        <w:t xml:space="preserve"> One</w:t>
      </w:r>
      <w:r w:rsidRPr="008D046A">
        <w:rPr>
          <w:lang w:val="fr-CA"/>
        </w:rPr>
        <w:t xml:space="preserve"> 14 (6): e0218773. </w:t>
      </w:r>
      <w:r>
        <w:fldChar w:fldCharType="begin"/>
      </w:r>
      <w:r w:rsidRPr="00C23C57">
        <w:rPr>
          <w:lang w:val="fr-CA"/>
          <w:rPrChange w:id="165" w:author="Anastasia Soukhov" w:date="2024-02-01T16:57:00Z">
            <w:rPr/>
          </w:rPrChange>
        </w:rPr>
        <w:instrText>HYPERLINK "https://doi.org/10.1371/journal.pone.0218773" \h</w:instrText>
      </w:r>
      <w:r>
        <w:fldChar w:fldCharType="separate"/>
      </w:r>
      <w:r w:rsidRPr="008D046A">
        <w:rPr>
          <w:rStyle w:val="Hyperlink"/>
          <w:lang w:val="fr-CA"/>
        </w:rPr>
        <w:t>https://doi.org/10.1371/journal.pone.0218773</w:t>
      </w:r>
      <w:r>
        <w:rPr>
          <w:rStyle w:val="Hyperlink"/>
          <w:lang w:val="fr-CA"/>
        </w:rPr>
        <w:fldChar w:fldCharType="end"/>
      </w:r>
      <w:r w:rsidRPr="008D046A">
        <w:rPr>
          <w:lang w:val="fr-CA"/>
        </w:rPr>
        <w:t>.</w:t>
      </w:r>
    </w:p>
    <w:p w14:paraId="76EA6816" w14:textId="77777777" w:rsidR="00DD1352" w:rsidRDefault="00000000">
      <w:pPr>
        <w:pStyle w:val="Bibliography"/>
      </w:pPr>
      <w:bookmarkStart w:id="166" w:name="Xa2646da28416b5638dca4b1625fa29d29423c3f"/>
      <w:bookmarkEnd w:id="164"/>
      <w:r>
        <w:t xml:space="preserve">Pereira, Rafael H. M. 2019. “Future Accessibility Impacts of Transport Policy Scenarios: Equity and Sensitivity to Travel Time Thresholds for Bus Rapid Transit Expansion in Rio de </w:t>
      </w:r>
      <w:r>
        <w:lastRenderedPageBreak/>
        <w:t xml:space="preserve">Janeiro.” </w:t>
      </w:r>
      <w:r>
        <w:rPr>
          <w:i/>
          <w:iCs/>
        </w:rPr>
        <w:t>Journal of Transport Geography</w:t>
      </w:r>
      <w:r>
        <w:t xml:space="preserve"> 74: 321–32. </w:t>
      </w:r>
      <w:hyperlink r:id="rId62">
        <w:r>
          <w:rPr>
            <w:rStyle w:val="Hyperlink"/>
          </w:rPr>
          <w:t>https://doi.org/10.1016/j.jtrangeo.2018.12.005</w:t>
        </w:r>
      </w:hyperlink>
      <w:r>
        <w:t>.</w:t>
      </w:r>
    </w:p>
    <w:p w14:paraId="19A7FBEC" w14:textId="77777777" w:rsidR="00DD1352" w:rsidRDefault="00000000">
      <w:pPr>
        <w:pStyle w:val="Bibliography"/>
      </w:pPr>
      <w:bookmarkStart w:id="167" w:name="ref-pereiraR5rRapidRealistic2021"/>
      <w:bookmarkEnd w:id="166"/>
      <w:r>
        <w:t xml:space="preserve">Pereira, Rafael H. M., Marcus Saraiva, Daniel Herszenhut, Carlos Kaue Vieira Braga, and Matthew Wigginton Conway. 2021. “R5r: Rapid Realistic Routing on Multimodal Transport Networks with R5 in r.” Journal Article. </w:t>
      </w:r>
      <w:r>
        <w:rPr>
          <w:i/>
          <w:iCs/>
        </w:rPr>
        <w:t>Findings</w:t>
      </w:r>
      <w:r>
        <w:t xml:space="preserve">. </w:t>
      </w:r>
      <w:hyperlink r:id="rId63">
        <w:r>
          <w:rPr>
            <w:rStyle w:val="Hyperlink"/>
          </w:rPr>
          <w:t>https://doi.org/10.32866/001c.21262</w:t>
        </w:r>
      </w:hyperlink>
      <w:r>
        <w:t>.</w:t>
      </w:r>
    </w:p>
    <w:p w14:paraId="5C783DD0" w14:textId="77777777" w:rsidR="00DD1352" w:rsidRDefault="00000000">
      <w:pPr>
        <w:pStyle w:val="Bibliography"/>
      </w:pPr>
      <w:bookmarkStart w:id="168" w:name="ref-canadapostPostOfficeLocator2023"/>
      <w:bookmarkEnd w:id="167"/>
      <w:r>
        <w:t xml:space="preserve">Post, Canada. 2023. “Post Office Locator.” Web Page. </w:t>
      </w:r>
      <w:hyperlink r:id="rId64">
        <w:r>
          <w:rPr>
            <w:rStyle w:val="Hyperlink"/>
          </w:rPr>
          <w:t>https://www.canadapost-postescanada.ca/information/app/fpo/personal/findpostoffice</w:t>
        </w:r>
      </w:hyperlink>
      <w:r>
        <w:t>.</w:t>
      </w:r>
    </w:p>
    <w:p w14:paraId="0BE82D6E" w14:textId="77777777" w:rsidR="00DD1352" w:rsidRDefault="00000000">
      <w:pPr>
        <w:pStyle w:val="Bibliography"/>
      </w:pPr>
      <w:bookmarkStart w:id="169" w:name="X3e6a39952ccdf215f7ea34eda564bc06a0b8eb6"/>
      <w:bookmarkEnd w:id="168"/>
      <w:r>
        <w:t xml:space="preserve">Ravensbergen, Léa, Ron Buliung, and Nicole Laliberté. 2019. “Toward Feminist Geographies of Cycling.” Journal Article. </w:t>
      </w:r>
      <w:r>
        <w:rPr>
          <w:i/>
          <w:iCs/>
        </w:rPr>
        <w:t>Geography Compass</w:t>
      </w:r>
      <w:r>
        <w:t>, no. 1-24.</w:t>
      </w:r>
    </w:p>
    <w:p w14:paraId="652398C5" w14:textId="77777777" w:rsidR="00DD1352" w:rsidRDefault="00000000">
      <w:pPr>
        <w:pStyle w:val="Bibliography"/>
      </w:pPr>
      <w:bookmarkStart w:id="170" w:name="X5de1ff5f3c1aca101fb121e2db7d1b1331c751e"/>
      <w:bookmarkEnd w:id="169"/>
      <w:r>
        <w:t xml:space="preserve">Ravensbergen, Léa, Ron Buliung, and Stephanie Sersli. 2020. “Vélomobilities of Care in a Low-Cycling City.” Journal Article. </w:t>
      </w:r>
      <w:r>
        <w:rPr>
          <w:i/>
          <w:iCs/>
        </w:rPr>
        <w:t>Transportation Research Part A: Policy and Practice</w:t>
      </w:r>
      <w:r>
        <w:t xml:space="preserve"> 134: 336–47. </w:t>
      </w:r>
      <w:hyperlink r:id="rId65">
        <w:r>
          <w:rPr>
            <w:rStyle w:val="Hyperlink"/>
          </w:rPr>
          <w:t>https://doi.org/10.1016/j.tra.2020.02.014</w:t>
        </w:r>
      </w:hyperlink>
      <w:r>
        <w:t>.</w:t>
      </w:r>
    </w:p>
    <w:p w14:paraId="21A8A62B" w14:textId="77777777" w:rsidR="00DD1352" w:rsidRDefault="00000000">
      <w:pPr>
        <w:pStyle w:val="Bibliography"/>
      </w:pPr>
      <w:bookmarkStart w:id="171" w:name="X28ef4d9004f582d5bad1dd3a57c4761bd7713c1"/>
      <w:bookmarkEnd w:id="170"/>
      <w:r>
        <w:t xml:space="preserve">Ravensbergen, Léa, Juliette Fournier, and Ahmed El-Geneidy. 2022. “Exploratory Analysis of Mobility of Care in Montreal, Canada.” Journal Article. </w:t>
      </w:r>
      <w:r>
        <w:rPr>
          <w:i/>
          <w:iCs/>
        </w:rPr>
        <w:t>Transportation Research Record: Journal of the Transportation Research Board</w:t>
      </w:r>
      <w:r>
        <w:t xml:space="preserve"> 2677 (1): 1499–509. </w:t>
      </w:r>
      <w:hyperlink r:id="rId66">
        <w:r>
          <w:rPr>
            <w:rStyle w:val="Hyperlink"/>
          </w:rPr>
          <w:t>https://doi.org/10.1177/03611981221105070</w:t>
        </w:r>
      </w:hyperlink>
      <w:r>
        <w:t>.</w:t>
      </w:r>
    </w:p>
    <w:p w14:paraId="5DFB88F9" w14:textId="77777777" w:rsidR="00DD1352" w:rsidRDefault="00000000">
      <w:pPr>
        <w:pStyle w:val="Bibliography"/>
      </w:pPr>
      <w:bookmarkStart w:id="172" w:name="ref-rootWomenTravelIdea2000"/>
      <w:bookmarkEnd w:id="171"/>
      <w:r>
        <w:t xml:space="preserve">Root, Amanda, Laurie Schintler, and Kenneth Button. 2000. “Women, Travel and the Idea of ’Sustainable Transport’.” Journal Article. </w:t>
      </w:r>
      <w:r>
        <w:rPr>
          <w:i/>
          <w:iCs/>
        </w:rPr>
        <w:t>Transport Reviews</w:t>
      </w:r>
      <w:r>
        <w:t xml:space="preserve"> 20 (3): 369–83. </w:t>
      </w:r>
      <w:hyperlink r:id="rId67">
        <w:r>
          <w:rPr>
            <w:rStyle w:val="Hyperlink"/>
          </w:rPr>
          <w:t>https://doi.org/10.1080/014416400412850</w:t>
        </w:r>
      </w:hyperlink>
      <w:r>
        <w:t>.</w:t>
      </w:r>
    </w:p>
    <w:p w14:paraId="15C2B1FE" w14:textId="77777777" w:rsidR="00DD1352" w:rsidRDefault="00000000">
      <w:pPr>
        <w:pStyle w:val="Bibliography"/>
      </w:pPr>
      <w:bookmarkStart w:id="173" w:name="ref-ryanAccessibilitySpaceTime2023"/>
      <w:bookmarkEnd w:id="172"/>
      <w:r>
        <w:t xml:space="preserve">Ryan, Jean, Rafael H. M. Pereira, and Magnus Andersson. 2023. “Accessibility and Space-Time Differences in When and How Different Groups (Choose to) Travel.” Journal Article. </w:t>
      </w:r>
      <w:r>
        <w:rPr>
          <w:i/>
          <w:iCs/>
        </w:rPr>
        <w:t>Journal of Transport Geography</w:t>
      </w:r>
      <w:r>
        <w:t xml:space="preserve"> 111. </w:t>
      </w:r>
      <w:hyperlink r:id="rId68">
        <w:r>
          <w:rPr>
            <w:rStyle w:val="Hyperlink"/>
          </w:rPr>
          <w:t>https://doi.org/10.1016/j.jtrangeo.2023.103665</w:t>
        </w:r>
      </w:hyperlink>
      <w:r>
        <w:t>.</w:t>
      </w:r>
    </w:p>
    <w:p w14:paraId="69332893" w14:textId="77777777" w:rsidR="00DD1352" w:rsidRPr="008D046A" w:rsidRDefault="00000000">
      <w:pPr>
        <w:pStyle w:val="Bibliography"/>
        <w:rPr>
          <w:lang w:val="fr-CA"/>
        </w:rPr>
      </w:pPr>
      <w:bookmarkStart w:id="174" w:name="Xfd5e313608e17c7a7cc5b8a34d7bd63ab957523"/>
      <w:bookmarkEnd w:id="173"/>
      <w:r>
        <w:t xml:space="preserve">Saeidizand, Pedram, Koos Fransen, and Kobe Boussauw. 2022. “Revisiting Car Dependency: A Worldwide Analysis of Car Travel in Global Metropolitan Areas.” </w:t>
      </w:r>
      <w:r w:rsidRPr="008D046A">
        <w:rPr>
          <w:lang w:val="fr-CA"/>
        </w:rPr>
        <w:t xml:space="preserve">Journal Article. </w:t>
      </w:r>
      <w:r w:rsidRPr="008D046A">
        <w:rPr>
          <w:i/>
          <w:iCs/>
          <w:lang w:val="fr-CA"/>
        </w:rPr>
        <w:t>Cities</w:t>
      </w:r>
      <w:r w:rsidRPr="008D046A">
        <w:rPr>
          <w:lang w:val="fr-CA"/>
        </w:rPr>
        <w:t xml:space="preserve"> 120: 103467. </w:t>
      </w:r>
      <w:r>
        <w:fldChar w:fldCharType="begin"/>
      </w:r>
      <w:r w:rsidRPr="00C23C57">
        <w:rPr>
          <w:lang w:val="fr-CA"/>
          <w:rPrChange w:id="175" w:author="Anastasia Soukhov" w:date="2024-02-01T16:57:00Z">
            <w:rPr/>
          </w:rPrChange>
        </w:rPr>
        <w:instrText>HYPERLINK "https://doi.org/10.1016/j.cities.2021.103467" \h</w:instrText>
      </w:r>
      <w:r>
        <w:fldChar w:fldCharType="separate"/>
      </w:r>
      <w:r w:rsidRPr="008D046A">
        <w:rPr>
          <w:rStyle w:val="Hyperlink"/>
          <w:lang w:val="fr-CA"/>
        </w:rPr>
        <w:t>https://doi.org/10.1016/j.cities.2021.103467</w:t>
      </w:r>
      <w:r>
        <w:rPr>
          <w:rStyle w:val="Hyperlink"/>
          <w:lang w:val="fr-CA"/>
        </w:rPr>
        <w:fldChar w:fldCharType="end"/>
      </w:r>
      <w:r w:rsidRPr="008D046A">
        <w:rPr>
          <w:lang w:val="fr-CA"/>
        </w:rPr>
        <w:t>.</w:t>
      </w:r>
    </w:p>
    <w:p w14:paraId="6AA87E4B" w14:textId="77777777" w:rsidR="00DD1352" w:rsidRDefault="00000000">
      <w:pPr>
        <w:pStyle w:val="Bibliography"/>
      </w:pPr>
      <w:bookmarkStart w:id="176" w:name="X9656c649d9fc7c89e397022ac606c2c9f0b3f60"/>
      <w:bookmarkEnd w:id="174"/>
      <w:proofErr w:type="spellStart"/>
      <w:r w:rsidRPr="008D046A">
        <w:rPr>
          <w:lang w:val="fr-CA"/>
        </w:rPr>
        <w:t>Sánchez</w:t>
      </w:r>
      <w:proofErr w:type="spellEnd"/>
      <w:r w:rsidRPr="008D046A">
        <w:rPr>
          <w:lang w:val="fr-CA"/>
        </w:rPr>
        <w:t xml:space="preserve"> de </w:t>
      </w:r>
      <w:proofErr w:type="spellStart"/>
      <w:r w:rsidRPr="008D046A">
        <w:rPr>
          <w:lang w:val="fr-CA"/>
        </w:rPr>
        <w:t>Madariaga</w:t>
      </w:r>
      <w:proofErr w:type="spellEnd"/>
      <w:r w:rsidRPr="008D046A">
        <w:rPr>
          <w:lang w:val="fr-CA"/>
        </w:rPr>
        <w:t xml:space="preserve">, </w:t>
      </w:r>
      <w:proofErr w:type="spellStart"/>
      <w:r w:rsidRPr="008D046A">
        <w:rPr>
          <w:lang w:val="fr-CA"/>
        </w:rPr>
        <w:t>Inés</w:t>
      </w:r>
      <w:proofErr w:type="spellEnd"/>
      <w:r w:rsidRPr="008D046A">
        <w:rPr>
          <w:lang w:val="fr-CA"/>
        </w:rPr>
        <w:t xml:space="preserve">. 2013. </w:t>
      </w:r>
      <w:r>
        <w:t xml:space="preserve">“Mobility of Care: Introducing New Concepts in Urban Transport.” Book Section. In </w:t>
      </w:r>
      <w:r>
        <w:rPr>
          <w:i/>
          <w:iCs/>
        </w:rPr>
        <w:t>Fair Shared Cities: The Impact of Gender Planning in Europe</w:t>
      </w:r>
      <w:r>
        <w:t>, edited by Sánchez de Madariaga I. and M. Roberts.</w:t>
      </w:r>
    </w:p>
    <w:p w14:paraId="5D01FCDA" w14:textId="77777777" w:rsidR="00DD1352" w:rsidRDefault="00000000">
      <w:pPr>
        <w:pStyle w:val="Bibliography"/>
      </w:pPr>
      <w:bookmarkStart w:id="177" w:name="X2a06c794192078d97de854c514c0581b526e532"/>
      <w:bookmarkEnd w:id="176"/>
      <w:proofErr w:type="spellStart"/>
      <w:r w:rsidRPr="008D046A">
        <w:rPr>
          <w:lang w:val="fr-CA"/>
        </w:rPr>
        <w:t>Sánchez</w:t>
      </w:r>
      <w:proofErr w:type="spellEnd"/>
      <w:r w:rsidRPr="008D046A">
        <w:rPr>
          <w:lang w:val="fr-CA"/>
        </w:rPr>
        <w:t xml:space="preserve"> de </w:t>
      </w:r>
      <w:proofErr w:type="spellStart"/>
      <w:r w:rsidRPr="008D046A">
        <w:rPr>
          <w:lang w:val="fr-CA"/>
        </w:rPr>
        <w:t>Madariaga</w:t>
      </w:r>
      <w:proofErr w:type="spellEnd"/>
      <w:r w:rsidRPr="008D046A">
        <w:rPr>
          <w:lang w:val="fr-CA"/>
        </w:rPr>
        <w:t xml:space="preserve">, </w:t>
      </w:r>
      <w:proofErr w:type="spellStart"/>
      <w:r w:rsidRPr="008D046A">
        <w:rPr>
          <w:lang w:val="fr-CA"/>
        </w:rPr>
        <w:t>Inés</w:t>
      </w:r>
      <w:proofErr w:type="spellEnd"/>
      <w:r w:rsidRPr="008D046A">
        <w:rPr>
          <w:lang w:val="fr-CA"/>
        </w:rPr>
        <w:t xml:space="preserve">, and Elena Zucchini. </w:t>
      </w:r>
      <w:r>
        <w:t xml:space="preserve">2019. “Measuring Mobilities of Care, a Challenge for Transport Agendas.” Book Section. In </w:t>
      </w:r>
      <w:r>
        <w:rPr>
          <w:i/>
          <w:iCs/>
        </w:rPr>
        <w:t>Integrating Gender into Transport Planning</w:t>
      </w:r>
      <w:r>
        <w:t>, edited by T. Joelsson C. L. Scholten.</w:t>
      </w:r>
    </w:p>
    <w:p w14:paraId="304E2FD5" w14:textId="77777777" w:rsidR="00DD1352" w:rsidRDefault="00000000">
      <w:pPr>
        <w:pStyle w:val="Bibliography"/>
      </w:pPr>
      <w:bookmarkStart w:id="178" w:name="X95e1bb9b9ea7427f70d4a0fe7164fb5e490b317"/>
      <w:bookmarkEnd w:id="177"/>
      <w:r>
        <w:t xml:space="preserve">Schuurman, N., R. S. Fiedler, S. C. Grzybowski, and D. Grund. 2006. “Defining Rational Hospital Catchments for Non-Urban Areas Based on Travel-Time.” Journal Article. </w:t>
      </w:r>
      <w:r>
        <w:rPr>
          <w:i/>
          <w:iCs/>
        </w:rPr>
        <w:t>Int J Health Geogr</w:t>
      </w:r>
      <w:r>
        <w:t xml:space="preserve"> 5 (1): 43. </w:t>
      </w:r>
      <w:hyperlink r:id="rId69">
        <w:r>
          <w:rPr>
            <w:rStyle w:val="Hyperlink"/>
          </w:rPr>
          <w:t>https://doi.org/10.1186/1476-072X-5-43</w:t>
        </w:r>
      </w:hyperlink>
      <w:r>
        <w:t>.</w:t>
      </w:r>
    </w:p>
    <w:p w14:paraId="428DC2CA" w14:textId="77777777" w:rsidR="00DD1352" w:rsidRPr="008D046A" w:rsidRDefault="00000000">
      <w:pPr>
        <w:pStyle w:val="Bibliography"/>
        <w:rPr>
          <w:lang w:val="fr-CA"/>
        </w:rPr>
      </w:pPr>
      <w:bookmarkStart w:id="179" w:name="ref-scotiabankScotiabankABMBranch2023"/>
      <w:bookmarkEnd w:id="178"/>
      <w:r>
        <w:t xml:space="preserve">Scotiabank. 2023. “Scotiabank ABM and Branch Locator.” </w:t>
      </w:r>
      <w:r w:rsidRPr="008D046A">
        <w:rPr>
          <w:lang w:val="fr-CA"/>
        </w:rPr>
        <w:t xml:space="preserve">Web Page. </w:t>
      </w:r>
      <w:r>
        <w:fldChar w:fldCharType="begin"/>
      </w:r>
      <w:r w:rsidRPr="00C23C57">
        <w:rPr>
          <w:lang w:val="fr-CA"/>
          <w:rPrChange w:id="180" w:author="Anastasia Soukhov" w:date="2024-02-01T16:57:00Z">
            <w:rPr/>
          </w:rPrChange>
        </w:rPr>
        <w:instrText>HYPERLINK "https://maps.scotiabank.com/locator/index.html" \h</w:instrText>
      </w:r>
      <w:r>
        <w:fldChar w:fldCharType="separate"/>
      </w:r>
      <w:r w:rsidRPr="008D046A">
        <w:rPr>
          <w:rStyle w:val="Hyperlink"/>
          <w:lang w:val="fr-CA"/>
        </w:rPr>
        <w:t>https://maps.scotiabank.com/locator/index.html</w:t>
      </w:r>
      <w:r>
        <w:rPr>
          <w:rStyle w:val="Hyperlink"/>
          <w:lang w:val="fr-CA"/>
        </w:rPr>
        <w:fldChar w:fldCharType="end"/>
      </w:r>
      <w:r w:rsidRPr="008D046A">
        <w:rPr>
          <w:lang w:val="fr-CA"/>
        </w:rPr>
        <w:t>.</w:t>
      </w:r>
    </w:p>
    <w:p w14:paraId="53769300" w14:textId="77777777" w:rsidR="00DD1352" w:rsidRDefault="00000000">
      <w:pPr>
        <w:pStyle w:val="Bibliography"/>
      </w:pPr>
      <w:bookmarkStart w:id="181" w:name="Xd9e7dcc019df5382229d903ba85a489c5af3edb"/>
      <w:bookmarkEnd w:id="179"/>
      <w:r>
        <w:lastRenderedPageBreak/>
        <w:t xml:space="preserve">Segel, Joel E., and Eugene J. Lengerich. 2020. “Rural-Urban Differences in the Association Between Individual, Facility, and Clinical Characteristics and Travel Time for Cancer Treatment.” Journal Article. </w:t>
      </w:r>
      <w:r>
        <w:rPr>
          <w:i/>
          <w:iCs/>
        </w:rPr>
        <w:t>BMC Public Health</w:t>
      </w:r>
      <w:r>
        <w:t xml:space="preserve"> 20 (1): 196. </w:t>
      </w:r>
      <w:hyperlink r:id="rId70">
        <w:r>
          <w:rPr>
            <w:rStyle w:val="Hyperlink"/>
          </w:rPr>
          <w:t>https://doi.org/10.1186/s12889-020-8282-z</w:t>
        </w:r>
      </w:hyperlink>
      <w:r>
        <w:t>.</w:t>
      </w:r>
    </w:p>
    <w:p w14:paraId="06F25C1E" w14:textId="77777777" w:rsidR="00DD1352" w:rsidRDefault="00000000">
      <w:pPr>
        <w:pStyle w:val="Bibliography"/>
      </w:pPr>
      <w:bookmarkStart w:id="182" w:name="ref-sersliRidingAloneTogether2020"/>
      <w:bookmarkEnd w:id="181"/>
      <w:r>
        <w:t xml:space="preserve">Sersli, Stephanie, Maya Gislason, Nicholas Scott, and Meghan Winters. 2020. “Riding Alone and Together: Is Mobility of Care at Odds with Mothers’ Bicycling?” Journal Article. </w:t>
      </w:r>
      <w:r>
        <w:rPr>
          <w:i/>
          <w:iCs/>
        </w:rPr>
        <w:t>Journal of Transport Geography</w:t>
      </w:r>
      <w:r>
        <w:t xml:space="preserve"> 83 (C).</w:t>
      </w:r>
    </w:p>
    <w:p w14:paraId="1AC49AB5" w14:textId="77777777" w:rsidR="00DD1352" w:rsidRDefault="00000000">
      <w:pPr>
        <w:pStyle w:val="Bibliography"/>
      </w:pPr>
      <w:bookmarkStart w:id="183" w:name="X7c841a0a636f727dea314dd1198097660835edb"/>
      <w:bookmarkEnd w:id="182"/>
      <w:r>
        <w:t xml:space="preserve">Siemiatycki, Matti, Theresa Enright, and Mariana Valverde. 2020. “The Gendered Production of Infrastructure.” </w:t>
      </w:r>
      <w:r>
        <w:rPr>
          <w:i/>
          <w:iCs/>
        </w:rPr>
        <w:t>Progress in Human Geography</w:t>
      </w:r>
      <w:r>
        <w:t xml:space="preserve"> 44 (2): 297–314. </w:t>
      </w:r>
      <w:hyperlink r:id="rId71">
        <w:r>
          <w:rPr>
            <w:rStyle w:val="Hyperlink"/>
          </w:rPr>
          <w:t>https://doi.org/10.1177/0309132519828458</w:t>
        </w:r>
      </w:hyperlink>
      <w:r>
        <w:t>.</w:t>
      </w:r>
    </w:p>
    <w:p w14:paraId="036FC0E3" w14:textId="77777777" w:rsidR="00DD1352" w:rsidRDefault="00000000">
      <w:pPr>
        <w:pStyle w:val="Bibliography"/>
      </w:pPr>
      <w:bookmarkStart w:id="184" w:name="Xc72c653e88145c98e2df0bad34d41dd11dc70e1"/>
      <w:bookmarkEnd w:id="183"/>
      <w:r>
        <w:t xml:space="preserve">Soukhov, Anastasia, Javier Tarriño-Ortiz, Julio A. Soria-Lara, and Antonio Paez. 2023. “Multimodal Spatial Availability: A Singly-Constrained Measure of Accessibility Considering Multiple Modes.” Unpublished Work. </w:t>
      </w:r>
      <w:hyperlink r:id="rId72">
        <w:r>
          <w:rPr>
            <w:rStyle w:val="Hyperlink"/>
          </w:rPr>
          <w:t>https://github.com/soukhova/Multimodal-spatial-availability/blob/main/Journal-manuscript/Journal-manuscript.pdf</w:t>
        </w:r>
      </w:hyperlink>
      <w:r>
        <w:t>.</w:t>
      </w:r>
    </w:p>
    <w:p w14:paraId="7147819B" w14:textId="77777777" w:rsidR="00DD1352" w:rsidRPr="008D046A" w:rsidRDefault="00000000">
      <w:pPr>
        <w:pStyle w:val="Bibliography"/>
        <w:rPr>
          <w:lang w:val="fr-CA"/>
        </w:rPr>
      </w:pPr>
      <w:bookmarkStart w:id="185" w:name="X540381ca98df3480f3973b7bef0e4b4294eddd2"/>
      <w:bookmarkEnd w:id="184"/>
      <w:r>
        <w:t xml:space="preserve">Soukhov, A., A. Paez, C. D. Higgins, and M. Mohamed. 2023. “Introducing Spatial Availability, a Singly-Constrained Measure of Competitive Accessibility.” </w:t>
      </w:r>
      <w:r w:rsidRPr="008D046A">
        <w:rPr>
          <w:lang w:val="fr-CA"/>
        </w:rPr>
        <w:t xml:space="preserve">Journal Article. </w:t>
      </w:r>
      <w:proofErr w:type="spellStart"/>
      <w:r w:rsidRPr="008D046A">
        <w:rPr>
          <w:i/>
          <w:iCs/>
          <w:lang w:val="fr-CA"/>
        </w:rPr>
        <w:t>PLoS</w:t>
      </w:r>
      <w:proofErr w:type="spellEnd"/>
      <w:r w:rsidRPr="008D046A">
        <w:rPr>
          <w:i/>
          <w:iCs/>
          <w:lang w:val="fr-CA"/>
        </w:rPr>
        <w:t xml:space="preserve"> One</w:t>
      </w:r>
      <w:r w:rsidRPr="008D046A">
        <w:rPr>
          <w:lang w:val="fr-CA"/>
        </w:rPr>
        <w:t xml:space="preserve"> 18 (1): e0278468. </w:t>
      </w:r>
      <w:r>
        <w:fldChar w:fldCharType="begin"/>
      </w:r>
      <w:r w:rsidRPr="00C23C57">
        <w:rPr>
          <w:lang w:val="fr-CA"/>
          <w:rPrChange w:id="186" w:author="Anastasia Soukhov" w:date="2024-02-01T16:57:00Z">
            <w:rPr/>
          </w:rPrChange>
        </w:rPr>
        <w:instrText>HYPERLINK "https://doi.org/10.1371/journal.pone.0278468" \h</w:instrText>
      </w:r>
      <w:r>
        <w:fldChar w:fldCharType="separate"/>
      </w:r>
      <w:r w:rsidRPr="008D046A">
        <w:rPr>
          <w:rStyle w:val="Hyperlink"/>
          <w:lang w:val="fr-CA"/>
        </w:rPr>
        <w:t>https://doi.org/10.1371/journal.pone.0278468</w:t>
      </w:r>
      <w:r>
        <w:rPr>
          <w:rStyle w:val="Hyperlink"/>
          <w:lang w:val="fr-CA"/>
        </w:rPr>
        <w:fldChar w:fldCharType="end"/>
      </w:r>
      <w:r w:rsidRPr="008D046A">
        <w:rPr>
          <w:lang w:val="fr-CA"/>
        </w:rPr>
        <w:t>.</w:t>
      </w:r>
    </w:p>
    <w:p w14:paraId="5F43F98A" w14:textId="77777777" w:rsidR="00DD1352" w:rsidRDefault="00000000">
      <w:pPr>
        <w:pStyle w:val="Bibliography"/>
      </w:pPr>
      <w:bookmarkStart w:id="187" w:name="ref-sweetGenderDifferencesRole2016"/>
      <w:bookmarkEnd w:id="185"/>
      <w:r>
        <w:t xml:space="preserve">Sweet, Matthias, and Pavlos Kanaroglou. 2016. “Gender Differences: The Role of Travel and Time Use in Subjective Well-Being.” Journal Article. </w:t>
      </w:r>
      <w:r>
        <w:rPr>
          <w:i/>
          <w:iCs/>
        </w:rPr>
        <w:t>Transportation Research Part F: Traffic Psychology and Behaviour</w:t>
      </w:r>
      <w:r>
        <w:t xml:space="preserve"> 40: 23–34. </w:t>
      </w:r>
      <w:hyperlink r:id="rId73">
        <w:r>
          <w:rPr>
            <w:rStyle w:val="Hyperlink"/>
          </w:rPr>
          <w:t>https://doi.org/10.1016/j.trf.2016.03.006</w:t>
        </w:r>
      </w:hyperlink>
      <w:r>
        <w:t>.</w:t>
      </w:r>
    </w:p>
    <w:p w14:paraId="4DC90211" w14:textId="77777777" w:rsidR="00DD1352" w:rsidRDefault="00000000">
      <w:pPr>
        <w:pStyle w:val="Bibliography"/>
      </w:pPr>
      <w:bookmarkStart w:id="188" w:name="ref-taylorWhatExplainsGender2015"/>
      <w:bookmarkEnd w:id="187"/>
      <w:r>
        <w:t xml:space="preserve">Taylor, Brian D., Kelcie Ralph, and Michael Smart. 2015. “What Explains the Gender Gap in Schlepping? Testing Various Explanations for Gender Differences in Household‐serving Travel*.” Journal Article. </w:t>
      </w:r>
      <w:r>
        <w:rPr>
          <w:i/>
          <w:iCs/>
        </w:rPr>
        <w:t>Social Science Quarterly</w:t>
      </w:r>
      <w:r>
        <w:t xml:space="preserve"> 96 (5): 1493–1510. </w:t>
      </w:r>
      <w:hyperlink r:id="rId74">
        <w:r>
          <w:rPr>
            <w:rStyle w:val="Hyperlink"/>
          </w:rPr>
          <w:t>https://doi.org/10.1111/ssqu.12203</w:t>
        </w:r>
      </w:hyperlink>
      <w:r>
        <w:t>.</w:t>
      </w:r>
    </w:p>
    <w:p w14:paraId="33612556" w14:textId="77777777" w:rsidR="00DD1352" w:rsidRPr="008D046A" w:rsidRDefault="00000000">
      <w:pPr>
        <w:pStyle w:val="Bibliography"/>
        <w:rPr>
          <w:lang w:val="fr-CA"/>
        </w:rPr>
      </w:pPr>
      <w:bookmarkStart w:id="189" w:name="Xd0005dafe5ddffa1f07153a6a4de3355c63068b"/>
      <w:bookmarkEnd w:id="188"/>
      <w:r>
        <w:t xml:space="preserve">Toronto, City of. 2022. “2021 Census: Population and Dwelling Counts.” </w:t>
      </w:r>
      <w:r w:rsidRPr="008D046A">
        <w:rPr>
          <w:lang w:val="fr-CA"/>
        </w:rPr>
        <w:t xml:space="preserve">Web Page. </w:t>
      </w:r>
      <w:r>
        <w:fldChar w:fldCharType="begin"/>
      </w:r>
      <w:r w:rsidRPr="00C23C57">
        <w:rPr>
          <w:lang w:val="fr-CA"/>
          <w:rPrChange w:id="190" w:author="Anastasia Soukhov" w:date="2024-02-01T16:57:00Z">
            <w:rPr/>
          </w:rPrChange>
        </w:rPr>
        <w:instrText>HYPERLINK "https://www.toronto.ca/wp-content/uploads/2022/02/92e3-City-Planning-2021-Census-Backgrounder-Population-Dwellings-Backgrounder.pdf" \h</w:instrText>
      </w:r>
      <w:r>
        <w:fldChar w:fldCharType="separate"/>
      </w:r>
      <w:r w:rsidRPr="008D046A">
        <w:rPr>
          <w:rStyle w:val="Hyperlink"/>
          <w:lang w:val="fr-CA"/>
        </w:rPr>
        <w:t>https://www.toronto.ca/wp-content/uploads/2022/02/92e3-City-Planning-2021-Census-Backgrounder-Population-Dwellings-Backgrounder.pdf</w:t>
      </w:r>
      <w:r>
        <w:rPr>
          <w:rStyle w:val="Hyperlink"/>
          <w:lang w:val="fr-CA"/>
        </w:rPr>
        <w:fldChar w:fldCharType="end"/>
      </w:r>
      <w:r w:rsidRPr="008D046A">
        <w:rPr>
          <w:lang w:val="fr-CA"/>
        </w:rPr>
        <w:t>.</w:t>
      </w:r>
    </w:p>
    <w:p w14:paraId="30E221F2" w14:textId="77777777" w:rsidR="00DD1352" w:rsidRDefault="00000000">
      <w:pPr>
        <w:pStyle w:val="Bibliography"/>
      </w:pPr>
      <w:bookmarkStart w:id="191" w:name="ref-greatlakesUSGS2010"/>
      <w:bookmarkEnd w:id="189"/>
      <w:r>
        <w:t xml:space="preserve">USGS. 2010. “Great Lakes and Watersheds Shapefiles.” </w:t>
      </w:r>
      <w:hyperlink r:id="rId75">
        <w:r>
          <w:rPr>
            <w:rStyle w:val="Hyperlink"/>
          </w:rPr>
          <w:t>https://www.sciencebase.gov/catalog/item/530f8a0ee4b0e7e46bd300dd</w:t>
        </w:r>
      </w:hyperlink>
      <w:r>
        <w:t>.</w:t>
      </w:r>
    </w:p>
    <w:p w14:paraId="6E3D0240" w14:textId="77777777" w:rsidR="00DD1352" w:rsidRDefault="00000000">
      <w:pPr>
        <w:pStyle w:val="Bibliography"/>
      </w:pPr>
      <w:bookmarkStart w:id="192" w:name="Xf1e12f4dd7e3c09e6f18decce819d69a945596d"/>
      <w:bookmarkEnd w:id="191"/>
      <w:r>
        <w:t xml:space="preserve">Yiannakoulias, Nikolaos, Widmer Bland, and Lawrence W. Svenson. 2013. “Estimating the Effect of Turn Penalties and Traffic Congestion on Measuring Spatial Accessibility to Primary Health Care.” </w:t>
      </w:r>
      <w:r>
        <w:rPr>
          <w:i/>
          <w:iCs/>
        </w:rPr>
        <w:t>Applied Geography</w:t>
      </w:r>
      <w:r>
        <w:t xml:space="preserve"> 39 (May): 172–82. </w:t>
      </w:r>
      <w:hyperlink r:id="rId76">
        <w:r>
          <w:rPr>
            <w:rStyle w:val="Hyperlink"/>
          </w:rPr>
          <w:t>https://doi.org/10.1016/j.apgeog.2012.12.003</w:t>
        </w:r>
      </w:hyperlink>
      <w:r>
        <w:t>.</w:t>
      </w:r>
      <w:bookmarkEnd w:id="100"/>
      <w:bookmarkEnd w:id="102"/>
      <w:bookmarkEnd w:id="192"/>
    </w:p>
    <w:sectPr w:rsidR="00DD135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éa Ravensbergen" w:date="2024-01-28T14:41:00Z" w:initials="LR">
    <w:p w14:paraId="6BCDD840" w14:textId="77777777" w:rsidR="00A90772" w:rsidRDefault="00A90772" w:rsidP="00A90772">
      <w:r>
        <w:rPr>
          <w:rStyle w:val="CommentReference"/>
        </w:rPr>
        <w:annotationRef/>
      </w:r>
      <w:r>
        <w:rPr>
          <w:color w:val="000000"/>
          <w:sz w:val="20"/>
          <w:szCs w:val="20"/>
        </w:rPr>
        <w:t xml:space="preserve">Repetition </w:t>
      </w:r>
    </w:p>
  </w:comment>
  <w:comment w:id="6" w:author="Léa Ravensbergen" w:date="2024-01-28T15:30:00Z" w:initials="LR">
    <w:p w14:paraId="01A7A2B3" w14:textId="77777777" w:rsidR="002065A0" w:rsidRDefault="002065A0" w:rsidP="002065A0">
      <w:r>
        <w:rPr>
          <w:rStyle w:val="CommentReference"/>
        </w:rPr>
        <w:annotationRef/>
      </w:r>
      <w:r>
        <w:rPr>
          <w:color w:val="000000"/>
          <w:sz w:val="20"/>
          <w:szCs w:val="20"/>
        </w:rPr>
        <w:t xml:space="preserve">Perhaps “Care destinations are all the places one must visit to sustain household needs such as… </w:t>
      </w:r>
    </w:p>
  </w:comment>
  <w:comment w:id="7" w:author="Léa Ravensbergen" w:date="2024-01-28T14:41:00Z" w:initials="LR">
    <w:p w14:paraId="6B10B190" w14:textId="7770B228" w:rsidR="00A90772" w:rsidRDefault="00A90772" w:rsidP="00A90772">
      <w:r>
        <w:rPr>
          <w:rStyle w:val="CommentReference"/>
        </w:rPr>
        <w:annotationRef/>
      </w:r>
      <w:r>
        <w:rPr>
          <w:color w:val="000000"/>
          <w:sz w:val="20"/>
          <w:szCs w:val="20"/>
        </w:rPr>
        <w:t>These are not destinations</w:t>
      </w:r>
    </w:p>
  </w:comment>
  <w:comment w:id="8" w:author="Léa Ravensbergen" w:date="2024-01-28T15:30:00Z" w:initials="LR">
    <w:p w14:paraId="28589FAA" w14:textId="77777777" w:rsidR="002065A0" w:rsidRDefault="002065A0" w:rsidP="002065A0">
      <w:r>
        <w:rPr>
          <w:rStyle w:val="CommentReference"/>
        </w:rPr>
        <w:annotationRef/>
      </w:r>
      <w:r>
        <w:rPr>
          <w:color w:val="000000"/>
          <w:sz w:val="20"/>
          <w:szCs w:val="20"/>
        </w:rPr>
        <w:t>Ah! I see. They are household needs</w:t>
      </w:r>
    </w:p>
  </w:comment>
  <w:comment w:id="11" w:author="Léa Ravensbergen" w:date="2024-01-28T14:42:00Z" w:initials="LR">
    <w:p w14:paraId="5D4961F5" w14:textId="794A7586" w:rsidR="00A90772" w:rsidRDefault="00A90772" w:rsidP="00A90772">
      <w:r>
        <w:rPr>
          <w:rStyle w:val="CommentReference"/>
        </w:rPr>
        <w:annotationRef/>
      </w:r>
      <w:r>
        <w:rPr>
          <w:color w:val="000000"/>
          <w:sz w:val="20"/>
          <w:szCs w:val="20"/>
        </w:rPr>
        <w:t xml:space="preserve">Repetition </w:t>
      </w:r>
    </w:p>
  </w:comment>
  <w:comment w:id="12" w:author="Léa Ravensbergen" w:date="2024-01-28T15:29:00Z" w:initials="LR">
    <w:p w14:paraId="45EBFA8A" w14:textId="77777777" w:rsidR="002065A0" w:rsidRDefault="002065A0" w:rsidP="002065A0">
      <w:r>
        <w:rPr>
          <w:rStyle w:val="CommentReference"/>
        </w:rPr>
        <w:annotationRef/>
      </w:r>
      <w:r>
        <w:rPr>
          <w:color w:val="000000"/>
          <w:sz w:val="20"/>
          <w:szCs w:val="20"/>
        </w:rPr>
        <w:t>Is this line the go to line you add in reproducible research? If so, I guess the repetition is fine!</w:t>
      </w:r>
    </w:p>
  </w:comment>
  <w:comment w:id="27" w:author="Anastasia" w:date="2024-01-06T15:00:00Z" w:initials="">
    <w:p w14:paraId="03ACF08F" w14:textId="3D8E331D" w:rsidR="00DD1352" w:rsidRDefault="00000000">
      <w:r>
        <w:annotationRef/>
      </w:r>
      <w:r>
        <w:t xml:space="preserve">how are these categories determined? Is this from literature or are we suggesting these types of categories to be used in mobility of care analysis. If that’s what we’re suggesting we should note i.e., </w:t>
      </w:r>
      <w:r>
        <w:rPr>
          <w:i/>
          <w:iCs/>
        </w:rPr>
        <w:t>as an empirical analysis of the theoretical concept of mobility of care, this one way care destinations can be theorised</w:t>
      </w:r>
    </w:p>
  </w:comment>
  <w:comment w:id="28" w:author="Anastasia" w:date="2024-01-06T15:00:00Z" w:initials="">
    <w:p w14:paraId="1C954836" w14:textId="77777777" w:rsidR="00DD1352" w:rsidRDefault="00000000">
      <w:r>
        <w:annotationRef/>
      </w:r>
      <w:r>
        <w:t>I don’t think this justification is very strong.</w:t>
      </w:r>
    </w:p>
  </w:comment>
  <w:comment w:id="29" w:author="Léa Ravensbergen" w:date="2024-01-28T14:53:00Z" w:initials="LR">
    <w:p w14:paraId="5077DE46" w14:textId="77777777" w:rsidR="00892B37" w:rsidRDefault="00892B37" w:rsidP="00892B37">
      <w:r>
        <w:rPr>
          <w:rStyle w:val="CommentReference"/>
        </w:rPr>
        <w:annotationRef/>
      </w:r>
      <w:r>
        <w:rPr>
          <w:color w:val="000000"/>
          <w:sz w:val="20"/>
          <w:szCs w:val="20"/>
        </w:rPr>
        <w:t xml:space="preserve">Better with the citation? Honestly I think we can cut these sentences (i.e., cut “Of note are errand…. And health-centric destinations” as it’s not that pertinent. </w:t>
      </w:r>
    </w:p>
  </w:comment>
  <w:comment w:id="30" w:author="Anastasia Soukhov" w:date="2024-01-24T14:39:00Z" w:initials="AS">
    <w:p w14:paraId="05756AF8" w14:textId="016EA22D" w:rsidR="008D046A" w:rsidRDefault="008D046A" w:rsidP="00A219C7">
      <w:pPr>
        <w:pStyle w:val="CommentText"/>
      </w:pPr>
      <w:r>
        <w:rPr>
          <w:rStyle w:val="CommentReference"/>
        </w:rPr>
        <w:annotationRef/>
      </w:r>
      <w:r>
        <w:rPr>
          <w:lang w:val="en-CA"/>
        </w:rPr>
        <w:t>This works in the .pdf so don't mind this error here in this doc...</w:t>
      </w:r>
    </w:p>
  </w:comment>
  <w:comment w:id="31" w:author="Léa Ravensbergen" w:date="2024-01-28T14:55:00Z" w:initials="LR">
    <w:p w14:paraId="2709FBAF" w14:textId="77777777" w:rsidR="00892B37" w:rsidRDefault="00892B37" w:rsidP="00892B37">
      <w:r>
        <w:rPr>
          <w:rStyle w:val="CommentReference"/>
        </w:rPr>
        <w:annotationRef/>
      </w:r>
      <w:r>
        <w:rPr>
          <w:color w:val="000000"/>
          <w:sz w:val="20"/>
          <w:szCs w:val="20"/>
        </w:rPr>
        <w:t>True!</w:t>
      </w:r>
    </w:p>
  </w:comment>
  <w:comment w:id="33" w:author="Anastasia Soukhov" w:date="2024-01-24T14:39:00Z" w:initials="AS">
    <w:p w14:paraId="7FB72137" w14:textId="2FB5DD59" w:rsidR="008D046A" w:rsidRDefault="008D046A" w:rsidP="002C1969">
      <w:pPr>
        <w:pStyle w:val="CommentText"/>
      </w:pPr>
      <w:r>
        <w:rPr>
          <w:rStyle w:val="CommentReference"/>
        </w:rPr>
        <w:annotationRef/>
      </w:r>
      <w:r>
        <w:rPr>
          <w:lang w:val="en-CA"/>
        </w:rPr>
        <w:t>This also works in the .pdf so don't mind this error here in this doc...</w:t>
      </w:r>
    </w:p>
  </w:comment>
  <w:comment w:id="34" w:author="Léa Ravensbergen" w:date="2024-01-28T14:57:00Z" w:initials="LR">
    <w:p w14:paraId="67A41040" w14:textId="77777777" w:rsidR="00892B37" w:rsidRDefault="00892B37" w:rsidP="00892B37">
      <w:r>
        <w:rPr>
          <w:rStyle w:val="CommentReference"/>
        </w:rPr>
        <w:annotationRef/>
      </w:r>
      <w:r>
        <w:rPr>
          <w:color w:val="000000"/>
          <w:sz w:val="20"/>
          <w:szCs w:val="20"/>
        </w:rPr>
        <w:t xml:space="preserve">:) </w:t>
      </w:r>
    </w:p>
  </w:comment>
  <w:comment w:id="36" w:author="Léa Ravensbergen" w:date="2024-01-28T14:56:00Z" w:initials="LR">
    <w:p w14:paraId="6CA4BCE1" w14:textId="3CF1112C" w:rsidR="00892B37" w:rsidRDefault="00892B37" w:rsidP="00892B37">
      <w:r>
        <w:rPr>
          <w:rStyle w:val="CommentReference"/>
        </w:rPr>
        <w:annotationRef/>
      </w:r>
      <w:r>
        <w:rPr>
          <w:color w:val="000000"/>
          <w:sz w:val="20"/>
          <w:szCs w:val="20"/>
        </w:rPr>
        <w:t>Nicely done</w:t>
      </w:r>
    </w:p>
  </w:comment>
  <w:comment w:id="41" w:author="Anastasia" w:date="2024-01-06T15:00:00Z" w:initials="">
    <w:p w14:paraId="2600042E" w14:textId="56B6D651" w:rsidR="00DD1352" w:rsidRDefault="00000000">
      <w:r>
        <w:annotationRef/>
      </w:r>
      <w:r>
        <w:t>what about 15 minute cities? or other multi-activity studies such as (Li and Wang 2024)?. This is sort of discussed in the introduction, so not sure if this needs to be brought up here at all. We simply pick 15 min and 30 mins based on the literature broadly, and that’s it.</w:t>
      </w:r>
    </w:p>
  </w:comment>
  <w:comment w:id="42" w:author="Léa Ravensbergen" w:date="2024-01-28T15:01:00Z" w:initials="LR">
    <w:p w14:paraId="04E0393E" w14:textId="77777777" w:rsidR="00892B37" w:rsidRDefault="00892B37" w:rsidP="00892B37">
      <w:r>
        <w:rPr>
          <w:rStyle w:val="CommentReference"/>
        </w:rPr>
        <w:annotationRef/>
      </w:r>
      <w:r>
        <w:rPr>
          <w:color w:val="000000"/>
          <w:sz w:val="20"/>
          <w:szCs w:val="20"/>
        </w:rPr>
        <w:t xml:space="preserve">I am torn here… We could add a line like “using a15 minute threshold has the added benefit of coinciding with emergent 15-minute city research” but we didn’t talk about 15 minute cities in the intro so I don’t want to prime reviewers to think about that haha </w:t>
      </w:r>
    </w:p>
  </w:comment>
  <w:comment w:id="43" w:author="Anastasia" w:date="2024-01-06T15:00:00Z" w:initials="">
    <w:p w14:paraId="69AD13E7" w14:textId="6F10A62A" w:rsidR="00DD1352" w:rsidRDefault="00000000">
      <w:r>
        <w:annotationRef/>
      </w:r>
      <w:r>
        <w:t>I’m repeating myself here? Can this and the following pargraph be shortened?</w:t>
      </w:r>
    </w:p>
  </w:comment>
  <w:comment w:id="44" w:author="Léa Ravensbergen" w:date="2024-01-28T15:02:00Z" w:initials="LR">
    <w:p w14:paraId="075116E8" w14:textId="77777777" w:rsidR="00321422" w:rsidRDefault="001530B4" w:rsidP="00321422">
      <w:r>
        <w:rPr>
          <w:rStyle w:val="CommentReference"/>
        </w:rPr>
        <w:annotationRef/>
      </w:r>
      <w:r w:rsidR="00321422">
        <w:rPr>
          <w:sz w:val="20"/>
          <w:szCs w:val="20"/>
        </w:rPr>
        <w:t>I think you wrote this really clearly. It is so hard to say, but for now my vote is to keep as is. Let the reviewers tell us to shorten it haha</w:t>
      </w:r>
    </w:p>
  </w:comment>
  <w:comment w:id="53" w:author="Léa Ravensbergen" w:date="2024-01-28T15:06:00Z" w:initials="LR">
    <w:p w14:paraId="6C2FB8F6" w14:textId="68DE64F4" w:rsidR="001530B4" w:rsidRDefault="001530B4" w:rsidP="001530B4">
      <w:r>
        <w:rPr>
          <w:rStyle w:val="CommentReference"/>
        </w:rPr>
        <w:annotationRef/>
      </w:r>
      <w:r>
        <w:rPr>
          <w:color w:val="000000"/>
          <w:sz w:val="20"/>
          <w:szCs w:val="20"/>
        </w:rPr>
        <w:t>?</w:t>
      </w:r>
    </w:p>
  </w:comment>
  <w:comment w:id="55" w:author="Anastasia" w:date="2024-01-06T15:00:00Z" w:initials="">
    <w:p w14:paraId="2FE171CA" w14:textId="0844C499" w:rsidR="00DD1352" w:rsidRDefault="00000000">
      <w:r>
        <w:annotationRef/>
      </w:r>
      <w:r>
        <w:t>Here we can also calculate these proportions for just Hamilton-Central; what we’ll see is car-mode-using-pops (i.e., % pop using car in hamilton-central) are allocated more than their equivalent share of spatial availability (i.e., % of spatial availability allocated to hamilton-central) – but non-car modes do better than when looking at the city overall. Does that make sense? If yes, maybe worth adding?</w:t>
      </w:r>
    </w:p>
  </w:comment>
  <w:comment w:id="56" w:author="Léa Ravensbergen" w:date="2024-01-28T15:07:00Z" w:initials="LR">
    <w:p w14:paraId="7F0C7716" w14:textId="77777777" w:rsidR="001530B4" w:rsidRDefault="001530B4" w:rsidP="001530B4">
      <w:r>
        <w:rPr>
          <w:rStyle w:val="CommentReference"/>
        </w:rPr>
        <w:annotationRef/>
      </w:r>
      <w:r>
        <w:rPr>
          <w:color w:val="000000"/>
          <w:sz w:val="20"/>
          <w:szCs w:val="20"/>
        </w:rPr>
        <w:t>Makes sense. But hard to say whether to add! I think it interesting, but not necessary… and worry about length. I trust your judgement here!</w:t>
      </w:r>
    </w:p>
  </w:comment>
  <w:comment w:id="57" w:author="Anastasia Soukhov" w:date="2024-02-01T16:57:00Z" w:initials="AS">
    <w:p w14:paraId="66A23974" w14:textId="77777777" w:rsidR="00C23C57" w:rsidRDefault="00C23C57" w:rsidP="004A45EA">
      <w:pPr>
        <w:pStyle w:val="CommentText"/>
      </w:pPr>
      <w:r>
        <w:rPr>
          <w:rStyle w:val="CommentReference"/>
        </w:rPr>
        <w:annotationRef/>
      </w:r>
      <w:r>
        <w:rPr>
          <w:lang w:val="en-CA"/>
        </w:rPr>
        <w:t>I will not add for now.</w:t>
      </w:r>
    </w:p>
  </w:comment>
  <w:comment w:id="58" w:author="Anastasia" w:date="2024-01-06T15:00:00Z" w:initials="">
    <w:p w14:paraId="76D7294C" w14:textId="48402A1C" w:rsidR="00DD1352" w:rsidRDefault="00000000">
      <w:r>
        <w:annotationRef/>
      </w:r>
      <w:r>
        <w:t>I feel like this is redundant at this point, feel free to delete.</w:t>
      </w:r>
    </w:p>
  </w:comment>
  <w:comment w:id="59" w:author="Léa Ravensbergen" w:date="2024-01-28T15:33:00Z" w:initials="LR">
    <w:p w14:paraId="3809EF00" w14:textId="77777777" w:rsidR="00321422" w:rsidRDefault="00321422" w:rsidP="00321422">
      <w:r>
        <w:rPr>
          <w:rStyle w:val="CommentReference"/>
        </w:rPr>
        <w:annotationRef/>
      </w:r>
      <w:r>
        <w:rPr>
          <w:color w:val="000000"/>
          <w:sz w:val="20"/>
          <w:szCs w:val="20"/>
        </w:rPr>
        <w:t>I liked it! But given the length perhaps we should delete… you decide!</w:t>
      </w:r>
    </w:p>
  </w:comment>
  <w:comment w:id="61" w:author="Anastasia" w:date="2024-01-06T15:00:00Z" w:initials="">
    <w:p w14:paraId="37583D6C" w14:textId="511C5F7B" w:rsidR="00DD1352" w:rsidRDefault="00000000">
      <w:r>
        <w:annotationRef/>
      </w:r>
      <w:r>
        <w:t>For our information: Though not pictured, cum opps vs. LICO cross-tab plot presents a different story. DAs with high LICO (often in Hamilton Center) have high unconstrained access by all modes. This is not the case when looking at this through spatial availability; where of the total availability in the city, car-using populations take most and even the well-connected unconstrained transit-taking population in the centre have proportionally less. TLDR: cumulative opportunity paints a more optimistic store of accessibility – though non-car modes can provide access within Hamilton-Central broadly, that access is proportionally allocated away to car-mode using populations when spatial availability is considered. So, there are fewer yellow DAs in Hamilton-Central for all modes.</w:t>
      </w:r>
    </w:p>
  </w:comment>
  <w:comment w:id="62" w:author="Léa Ravensbergen" w:date="2024-01-28T15:09:00Z" w:initials="LR">
    <w:p w14:paraId="08D17CFE" w14:textId="77777777" w:rsidR="001530B4" w:rsidRDefault="001530B4" w:rsidP="001530B4">
      <w:r>
        <w:rPr>
          <w:rStyle w:val="CommentReference"/>
        </w:rPr>
        <w:annotationRef/>
      </w:r>
      <w:r>
        <w:rPr>
          <w:color w:val="000000"/>
          <w:sz w:val="20"/>
          <w:szCs w:val="20"/>
        </w:rPr>
        <w:t>Oh man I want to include this! But I guess there is no room!</w:t>
      </w:r>
    </w:p>
  </w:comment>
  <w:comment w:id="64" w:author="Léa Ravensbergen" w:date="2024-01-28T15:10:00Z" w:initials="LR">
    <w:p w14:paraId="1C87009D" w14:textId="77777777" w:rsidR="001530B4" w:rsidRDefault="001530B4" w:rsidP="001530B4">
      <w:r>
        <w:rPr>
          <w:rStyle w:val="CommentReference"/>
        </w:rPr>
        <w:annotationRef/>
      </w:r>
      <w:r>
        <w:rPr>
          <w:color w:val="000000"/>
          <w:sz w:val="20"/>
          <w:szCs w:val="20"/>
        </w:rPr>
        <w:t>This is great - but is it discussion?</w:t>
      </w:r>
    </w:p>
  </w:comment>
  <w:comment w:id="65" w:author="Anastasia" w:date="2024-01-06T15:00:00Z" w:initials="">
    <w:p w14:paraId="4F3938F7" w14:textId="254F8B44" w:rsidR="00DD1352" w:rsidRDefault="00000000">
      <w:r>
        <w:annotationRef/>
      </w:r>
      <w:r>
        <w:t>Thoughts on this being a stand-alone discussion section? Or it can be an equity subsection in results? I think it makes more sense to be a disucssion piece.. it uses the results + LICO as a point of discussion. My concern too is length of the paper so far..</w:t>
      </w:r>
    </w:p>
  </w:comment>
  <w:comment w:id="66" w:author="Léa Ravensbergen" w:date="2024-01-28T15:14:00Z" w:initials="LR">
    <w:p w14:paraId="0855805A" w14:textId="77777777" w:rsidR="002A493A" w:rsidRDefault="002A493A" w:rsidP="002A493A">
      <w:r>
        <w:rPr>
          <w:rStyle w:val="CommentReference"/>
        </w:rPr>
        <w:annotationRef/>
      </w:r>
      <w:r>
        <w:rPr>
          <w:color w:val="000000"/>
          <w:sz w:val="20"/>
          <w:szCs w:val="20"/>
        </w:rPr>
        <w:t>What do you mean by ‘this’? I you mean the paragraph I highlighted then, yes, I think it can move to the discussion!</w:t>
      </w:r>
    </w:p>
  </w:comment>
  <w:comment w:id="67" w:author="Anastasia" w:date="2024-01-06T15:00:00Z" w:initials="">
    <w:p w14:paraId="614B48AD" w14:textId="04CECE7C" w:rsidR="00DD1352" w:rsidRDefault="00000000">
      <w:r>
        <w:annotationRef/>
      </w:r>
      <w:r>
        <w:t>Did not add this in yet, but some points to try it back to mobility of care:: 1) this is an empirical demonstrate of planning with the explicty consideration of mobility of care 2) the focus on mobility of care is vital: we plan for economic work/service provision, but what about life sustaining household-care? Without this care, we would cease. It is also done by women and undervalued. Change the planning paradigm. 4) .</w:t>
      </w:r>
    </w:p>
  </w:comment>
  <w:comment w:id="68" w:author="Léa Ravensbergen" w:date="2024-01-28T15:45:00Z" w:initials="LR">
    <w:p w14:paraId="23BA58B3" w14:textId="77777777" w:rsidR="003F2F01" w:rsidRDefault="003F2F01" w:rsidP="003F2F01">
      <w:r>
        <w:rPr>
          <w:rStyle w:val="CommentReference"/>
        </w:rPr>
        <w:annotationRef/>
      </w:r>
      <w:r>
        <w:rPr>
          <w:color w:val="000000"/>
          <w:sz w:val="20"/>
          <w:szCs w:val="20"/>
        </w:rPr>
        <w:t>I sort of added this? Maybe not enough? But given the length constraints it might do?</w:t>
      </w:r>
    </w:p>
  </w:comment>
  <w:comment w:id="90" w:author="Léa Ravensbergen" w:date="2024-01-28T15:22:00Z" w:initials="LR">
    <w:p w14:paraId="524BAAD3" w14:textId="52BA6EA2" w:rsidR="00376854" w:rsidRDefault="00376854" w:rsidP="00376854">
      <w:r>
        <w:rPr>
          <w:rStyle w:val="CommentReference"/>
        </w:rPr>
        <w:annotationRef/>
      </w:r>
      <w:r>
        <w:rPr>
          <w:sz w:val="20"/>
          <w:szCs w:val="20"/>
        </w:rPr>
        <w:t xml:space="preserve">Full citations: </w:t>
      </w:r>
      <w:r>
        <w:rPr>
          <w:sz w:val="20"/>
          <w:szCs w:val="20"/>
        </w:rPr>
        <w:cr/>
      </w:r>
      <w:r>
        <w:rPr>
          <w:sz w:val="20"/>
          <w:szCs w:val="20"/>
        </w:rPr>
        <w:cr/>
        <w:t>Irene Gómez-Varo, Xavier Delclòs-Alió, Carme Miralles-Guasch &amp; Oriol Marquet (2023) Accounting for care in everyday mobility: an exploration of care-related trips and their sociospatial correlates, Geografiska Annaler: Series B, Human Geography, DOI: 10.1080/04353684.2023.2226157</w:t>
      </w:r>
    </w:p>
    <w:p w14:paraId="3BE532D9" w14:textId="77777777" w:rsidR="00376854" w:rsidRDefault="00376854" w:rsidP="00376854"/>
    <w:p w14:paraId="62DC92A2" w14:textId="77777777" w:rsidR="00376854" w:rsidRDefault="00376854" w:rsidP="00376854">
      <w:r>
        <w:rPr>
          <w:sz w:val="20"/>
          <w:szCs w:val="20"/>
        </w:rPr>
        <w:t>Jimena Murillo-Munar, Irene Gómez-Varo, Oriol Marquet,</w:t>
      </w:r>
      <w:r>
        <w:rPr>
          <w:sz w:val="20"/>
          <w:szCs w:val="20"/>
        </w:rPr>
        <w:cr/>
      </w:r>
    </w:p>
    <w:p w14:paraId="42F24EF5" w14:textId="77777777" w:rsidR="00376854" w:rsidRDefault="00376854" w:rsidP="00376854">
      <w:r>
        <w:rPr>
          <w:sz w:val="20"/>
          <w:szCs w:val="20"/>
        </w:rPr>
        <w:t>Caregivers on the move: Gender and socioeconomic status in the care mobility in Bogotá,</w:t>
      </w:r>
      <w:r>
        <w:rPr>
          <w:sz w:val="20"/>
          <w:szCs w:val="20"/>
        </w:rPr>
        <w:cr/>
      </w:r>
    </w:p>
    <w:p w14:paraId="64CBDB61" w14:textId="77777777" w:rsidR="00376854" w:rsidRDefault="00376854" w:rsidP="00376854">
      <w:r>
        <w:rPr>
          <w:sz w:val="20"/>
          <w:szCs w:val="20"/>
        </w:rPr>
        <w:t>Transportation Research Interdisciplinary Perspectives,</w:t>
      </w:r>
      <w:r>
        <w:rPr>
          <w:sz w:val="20"/>
          <w:szCs w:val="20"/>
        </w:rPr>
        <w:cr/>
      </w:r>
    </w:p>
    <w:p w14:paraId="7BABF1ED" w14:textId="77777777" w:rsidR="00376854" w:rsidRDefault="00376854" w:rsidP="00376854">
      <w:r>
        <w:rPr>
          <w:sz w:val="20"/>
          <w:szCs w:val="20"/>
        </w:rPr>
        <w:t>Volume 21,</w:t>
      </w:r>
      <w:r>
        <w:rPr>
          <w:sz w:val="20"/>
          <w:szCs w:val="20"/>
        </w:rPr>
        <w:cr/>
      </w:r>
    </w:p>
    <w:p w14:paraId="0E6CFB33" w14:textId="77777777" w:rsidR="00376854" w:rsidRDefault="00376854" w:rsidP="00376854">
      <w:r>
        <w:rPr>
          <w:sz w:val="20"/>
          <w:szCs w:val="20"/>
        </w:rPr>
        <w:t>2023,</w:t>
      </w:r>
      <w:r>
        <w:rPr>
          <w:sz w:val="20"/>
          <w:szCs w:val="20"/>
        </w:rPr>
        <w:cr/>
      </w:r>
    </w:p>
    <w:p w14:paraId="05ED8ECD" w14:textId="77777777" w:rsidR="00376854" w:rsidRDefault="00376854" w:rsidP="00376854">
      <w:r>
        <w:rPr>
          <w:sz w:val="20"/>
          <w:szCs w:val="20"/>
        </w:rPr>
        <w:t>100884,</w:t>
      </w:r>
      <w:r>
        <w:rPr>
          <w:sz w:val="20"/>
          <w:szCs w:val="20"/>
        </w:rPr>
        <w:cr/>
      </w:r>
    </w:p>
    <w:p w14:paraId="058BF597" w14:textId="77777777" w:rsidR="00376854" w:rsidRDefault="00376854" w:rsidP="00376854">
      <w:r>
        <w:rPr>
          <w:sz w:val="20"/>
          <w:szCs w:val="20"/>
        </w:rPr>
        <w:t>ISSN 2590-1982,</w:t>
      </w:r>
      <w:r>
        <w:rPr>
          <w:sz w:val="20"/>
          <w:szCs w:val="20"/>
        </w:rPr>
        <w:cr/>
      </w:r>
    </w:p>
    <w:p w14:paraId="65594E49" w14:textId="77777777" w:rsidR="00376854" w:rsidRDefault="00376854" w:rsidP="00376854">
      <w:r>
        <w:rPr>
          <w:sz w:val="20"/>
          <w:szCs w:val="20"/>
        </w:rPr>
        <w:t>https://doi.org/10.1016/j.trip.2023.100884.</w:t>
      </w:r>
    </w:p>
    <w:p w14:paraId="2C875803" w14:textId="77777777" w:rsidR="00376854" w:rsidRDefault="00376854" w:rsidP="00376854">
      <w:r>
        <w:rPr>
          <w:sz w:val="20"/>
          <w:szCs w:val="20"/>
        </w:rPr>
        <w:cr/>
        <w:t>Juan Pablo Orjuela, Tim Schwanen,</w:t>
      </w:r>
      <w:r>
        <w:rPr>
          <w:sz w:val="20"/>
          <w:szCs w:val="20"/>
        </w:rPr>
        <w:cr/>
      </w:r>
      <w:r>
        <w:rPr>
          <w:sz w:val="20"/>
          <w:szCs w:val="20"/>
        </w:rPr>
        <w:cr/>
        <w:t>Reconsidering mobility of care: Learning from the experiences of low-income women during the COVID-19 lockdown in Itagüí, Colombia,</w:t>
      </w:r>
      <w:r>
        <w:rPr>
          <w:sz w:val="20"/>
          <w:szCs w:val="20"/>
        </w:rPr>
        <w:cr/>
      </w:r>
      <w:r>
        <w:rPr>
          <w:sz w:val="20"/>
          <w:szCs w:val="20"/>
        </w:rPr>
        <w:cr/>
        <w:t>Habitat International,</w:t>
      </w:r>
      <w:r>
        <w:rPr>
          <w:sz w:val="20"/>
          <w:szCs w:val="20"/>
        </w:rPr>
        <w:cr/>
      </w:r>
      <w:r>
        <w:rPr>
          <w:sz w:val="20"/>
          <w:szCs w:val="20"/>
        </w:rPr>
        <w:cr/>
        <w:t>Volume 142,</w:t>
      </w:r>
      <w:r>
        <w:rPr>
          <w:sz w:val="20"/>
          <w:szCs w:val="20"/>
        </w:rPr>
        <w:cr/>
      </w:r>
      <w:r>
        <w:rPr>
          <w:sz w:val="20"/>
          <w:szCs w:val="20"/>
        </w:rPr>
        <w:cr/>
        <w:t>2023,</w:t>
      </w:r>
      <w:r>
        <w:rPr>
          <w:sz w:val="20"/>
          <w:szCs w:val="20"/>
        </w:rPr>
        <w:cr/>
      </w:r>
      <w:r>
        <w:rPr>
          <w:sz w:val="20"/>
          <w:szCs w:val="20"/>
        </w:rPr>
        <w:cr/>
        <w:t>102965,</w:t>
      </w:r>
      <w:r>
        <w:rPr>
          <w:sz w:val="20"/>
          <w:szCs w:val="20"/>
        </w:rPr>
        <w:cr/>
      </w:r>
      <w:r>
        <w:rPr>
          <w:sz w:val="20"/>
          <w:szCs w:val="20"/>
        </w:rPr>
        <w:cr/>
        <w:t>ISSN 0197-3975,</w:t>
      </w:r>
      <w:r>
        <w:rPr>
          <w:sz w:val="20"/>
          <w:szCs w:val="20"/>
        </w:rPr>
        <w:cr/>
      </w:r>
      <w:r>
        <w:rPr>
          <w:sz w:val="20"/>
          <w:szCs w:val="20"/>
        </w:rPr>
        <w:cr/>
        <w:t>https://doi.org/10.1016/j.habitatint.2023.102965.</w:t>
      </w:r>
      <w:r>
        <w:rPr>
          <w:sz w:val="20"/>
          <w:szCs w:val="20"/>
        </w:rPr>
        <w:cr/>
      </w:r>
      <w:r>
        <w:rPr>
          <w:sz w:val="20"/>
          <w:szCs w:val="20"/>
        </w:rPr>
        <w:cr/>
        <w:t>Vélomobilities of care in a low-cycling city</w:t>
      </w:r>
      <w:r>
        <w:rPr>
          <w:sz w:val="20"/>
          <w:szCs w:val="20"/>
        </w:rPr>
        <w:cr/>
        <w:t>L Ravensbergen, R Buliung, S Sersli - Transportation research part A: policy and practice, 2020</w:t>
      </w:r>
    </w:p>
  </w:comment>
  <w:comment w:id="91" w:author="Léa Ravensbergen" w:date="2024-01-28T15:37:00Z" w:initials="LR">
    <w:p w14:paraId="29275B45" w14:textId="77777777" w:rsidR="00235314" w:rsidRDefault="00235314" w:rsidP="00235314">
      <w:r>
        <w:rPr>
          <w:rStyle w:val="CommentReference"/>
        </w:rPr>
        <w:annotationRef/>
      </w:r>
      <w:r>
        <w:rPr>
          <w:color w:val="000000"/>
          <w:sz w:val="20"/>
          <w:szCs w:val="20"/>
        </w:rPr>
        <w:t>Shuman, Daniela, Awad Abdelhalim, Anson F Stewart, Kayleigh B Campbell, Mira Patel, Ines Sanchez de Madariaga, and Jinhua Zhao. 2023. “Can Mobility of Care Be Identified from Transit Fare Card Data? A Case Study in Washington D.C.” Findings, May. https://doi.org/10.32866/001c.75352.</w:t>
      </w:r>
    </w:p>
  </w:comment>
  <w:comment w:id="98" w:author="Léa Ravensbergen" w:date="2024-01-28T15:13:00Z" w:initials="LR">
    <w:p w14:paraId="421C6E9F" w14:textId="15C5C83A" w:rsidR="00491CEC" w:rsidRDefault="00491CEC" w:rsidP="00491CEC">
      <w:r>
        <w:rPr>
          <w:rStyle w:val="CommentReference"/>
        </w:rPr>
        <w:annotationRef/>
      </w:r>
      <w:r>
        <w:rPr>
          <w:color w:val="000000"/>
          <w:sz w:val="20"/>
          <w:szCs w:val="20"/>
        </w:rPr>
        <w:t>Can we add something here about all the assumptions we had to make because there is so little research on mobility of care? I’d thinking the weighing and trip length/ threshold decisions 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CDD840" w15:done="1"/>
  <w15:commentEx w15:paraId="01A7A2B3" w15:paraIdParent="6BCDD840" w15:done="1"/>
  <w15:commentEx w15:paraId="6B10B190" w15:done="1"/>
  <w15:commentEx w15:paraId="28589FAA" w15:paraIdParent="6B10B190" w15:done="1"/>
  <w15:commentEx w15:paraId="5D4961F5" w15:done="1"/>
  <w15:commentEx w15:paraId="45EBFA8A" w15:paraIdParent="5D4961F5" w15:done="1"/>
  <w15:commentEx w15:paraId="03ACF08F" w15:done="1"/>
  <w15:commentEx w15:paraId="1C954836" w15:done="1"/>
  <w15:commentEx w15:paraId="5077DE46" w15:paraIdParent="1C954836" w15:done="1"/>
  <w15:commentEx w15:paraId="05756AF8" w15:done="1"/>
  <w15:commentEx w15:paraId="2709FBAF" w15:paraIdParent="05756AF8" w15:done="1"/>
  <w15:commentEx w15:paraId="7FB72137" w15:done="1"/>
  <w15:commentEx w15:paraId="67A41040" w15:paraIdParent="7FB72137" w15:done="1"/>
  <w15:commentEx w15:paraId="6CA4BCE1" w15:done="1"/>
  <w15:commentEx w15:paraId="2600042E" w15:done="1"/>
  <w15:commentEx w15:paraId="04E0393E" w15:paraIdParent="2600042E" w15:done="1"/>
  <w15:commentEx w15:paraId="69AD13E7" w15:done="1"/>
  <w15:commentEx w15:paraId="075116E8" w15:paraIdParent="69AD13E7" w15:done="1"/>
  <w15:commentEx w15:paraId="6C2FB8F6" w15:done="1"/>
  <w15:commentEx w15:paraId="2FE171CA" w15:done="1"/>
  <w15:commentEx w15:paraId="7F0C7716" w15:paraIdParent="2FE171CA" w15:done="1"/>
  <w15:commentEx w15:paraId="66A23974" w15:paraIdParent="2FE171CA" w15:done="1"/>
  <w15:commentEx w15:paraId="76D7294C" w15:done="1"/>
  <w15:commentEx w15:paraId="3809EF00" w15:paraIdParent="76D7294C" w15:done="1"/>
  <w15:commentEx w15:paraId="37583D6C" w15:done="1"/>
  <w15:commentEx w15:paraId="08D17CFE" w15:paraIdParent="37583D6C" w15:done="1"/>
  <w15:commentEx w15:paraId="1C87009D" w15:done="1"/>
  <w15:commentEx w15:paraId="4F3938F7" w15:done="1"/>
  <w15:commentEx w15:paraId="0855805A" w15:paraIdParent="4F3938F7" w15:done="1"/>
  <w15:commentEx w15:paraId="614B48AD" w15:done="1"/>
  <w15:commentEx w15:paraId="23BA58B3" w15:paraIdParent="614B48AD" w15:done="1"/>
  <w15:commentEx w15:paraId="2C875803" w15:done="1"/>
  <w15:commentEx w15:paraId="29275B45" w15:paraIdParent="2C875803" w15:done="1"/>
  <w15:commentEx w15:paraId="421C6E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1A2987" w16cex:dateUtc="2024-01-28T19:41:00Z"/>
  <w16cex:commentExtensible w16cex:durableId="6EBA4AD2" w16cex:dateUtc="2024-01-28T20:30:00Z"/>
  <w16cex:commentExtensible w16cex:durableId="634A4FE4" w16cex:dateUtc="2024-01-28T19:41:00Z"/>
  <w16cex:commentExtensible w16cex:durableId="169A0D37" w16cex:dateUtc="2024-01-28T20:30:00Z"/>
  <w16cex:commentExtensible w16cex:durableId="7F46DB1E" w16cex:dateUtc="2024-01-28T19:42:00Z"/>
  <w16cex:commentExtensible w16cex:durableId="3DB85964" w16cex:dateUtc="2024-01-28T20:29:00Z"/>
  <w16cex:commentExtensible w16cex:durableId="5CF84694" w16cex:dateUtc="2024-01-28T19:53:00Z"/>
  <w16cex:commentExtensible w16cex:durableId="60704D29" w16cex:dateUtc="2024-01-24T19:39:00Z"/>
  <w16cex:commentExtensible w16cex:durableId="194AD43A" w16cex:dateUtc="2024-01-28T19:55:00Z"/>
  <w16cex:commentExtensible w16cex:durableId="654894A7" w16cex:dateUtc="2024-01-24T19:39:00Z"/>
  <w16cex:commentExtensible w16cex:durableId="40428F2F" w16cex:dateUtc="2024-01-28T19:57:00Z"/>
  <w16cex:commentExtensible w16cex:durableId="7889F1E5" w16cex:dateUtc="2024-01-28T19:56:00Z"/>
  <w16cex:commentExtensible w16cex:durableId="0C2E21E9" w16cex:dateUtc="2024-01-28T20:01:00Z"/>
  <w16cex:commentExtensible w16cex:durableId="4ACD23B7" w16cex:dateUtc="2024-01-28T20:02:00Z"/>
  <w16cex:commentExtensible w16cex:durableId="2B6363E2" w16cex:dateUtc="2024-01-28T20:06:00Z"/>
  <w16cex:commentExtensible w16cex:durableId="68F3E6FF" w16cex:dateUtc="2024-01-28T20:07:00Z"/>
  <w16cex:commentExtensible w16cex:durableId="3B69D09C" w16cex:dateUtc="2024-02-01T21:57:00Z"/>
  <w16cex:commentExtensible w16cex:durableId="785EAD48" w16cex:dateUtc="2024-01-28T20:33:00Z"/>
  <w16cex:commentExtensible w16cex:durableId="5213789A" w16cex:dateUtc="2024-01-28T20:09:00Z"/>
  <w16cex:commentExtensible w16cex:durableId="3D61C320" w16cex:dateUtc="2024-01-28T20:10:00Z"/>
  <w16cex:commentExtensible w16cex:durableId="6A31DF2C" w16cex:dateUtc="2024-01-28T20:14:00Z"/>
  <w16cex:commentExtensible w16cex:durableId="6F7E6496" w16cex:dateUtc="2024-01-28T20:45:00Z"/>
  <w16cex:commentExtensible w16cex:durableId="6DE5433F" w16cex:dateUtc="2024-01-28T20:22:00Z"/>
  <w16cex:commentExtensible w16cex:durableId="7072559D" w16cex:dateUtc="2024-01-28T20:37:00Z"/>
  <w16cex:commentExtensible w16cex:durableId="3CB216BD" w16cex:dateUtc="2024-01-28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CDD840" w16cid:durableId="131A2987"/>
  <w16cid:commentId w16cid:paraId="01A7A2B3" w16cid:durableId="6EBA4AD2"/>
  <w16cid:commentId w16cid:paraId="6B10B190" w16cid:durableId="634A4FE4"/>
  <w16cid:commentId w16cid:paraId="28589FAA" w16cid:durableId="169A0D37"/>
  <w16cid:commentId w16cid:paraId="5D4961F5" w16cid:durableId="7F46DB1E"/>
  <w16cid:commentId w16cid:paraId="45EBFA8A" w16cid:durableId="3DB85964"/>
  <w16cid:commentId w16cid:paraId="03ACF08F" w16cid:durableId="2E05348F"/>
  <w16cid:commentId w16cid:paraId="1C954836" w16cid:durableId="7CA5D26C"/>
  <w16cid:commentId w16cid:paraId="5077DE46" w16cid:durableId="5CF84694"/>
  <w16cid:commentId w16cid:paraId="05756AF8" w16cid:durableId="60704D29"/>
  <w16cid:commentId w16cid:paraId="2709FBAF" w16cid:durableId="194AD43A"/>
  <w16cid:commentId w16cid:paraId="7FB72137" w16cid:durableId="654894A7"/>
  <w16cid:commentId w16cid:paraId="67A41040" w16cid:durableId="40428F2F"/>
  <w16cid:commentId w16cid:paraId="6CA4BCE1" w16cid:durableId="7889F1E5"/>
  <w16cid:commentId w16cid:paraId="2600042E" w16cid:durableId="50E36FB9"/>
  <w16cid:commentId w16cid:paraId="04E0393E" w16cid:durableId="0C2E21E9"/>
  <w16cid:commentId w16cid:paraId="69AD13E7" w16cid:durableId="38793AB2"/>
  <w16cid:commentId w16cid:paraId="075116E8" w16cid:durableId="4ACD23B7"/>
  <w16cid:commentId w16cid:paraId="6C2FB8F6" w16cid:durableId="2B6363E2"/>
  <w16cid:commentId w16cid:paraId="2FE171CA" w16cid:durableId="6032B71F"/>
  <w16cid:commentId w16cid:paraId="7F0C7716" w16cid:durableId="68F3E6FF"/>
  <w16cid:commentId w16cid:paraId="66A23974" w16cid:durableId="3B69D09C"/>
  <w16cid:commentId w16cid:paraId="76D7294C" w16cid:durableId="27C9ED96"/>
  <w16cid:commentId w16cid:paraId="3809EF00" w16cid:durableId="785EAD48"/>
  <w16cid:commentId w16cid:paraId="37583D6C" w16cid:durableId="10B217DB"/>
  <w16cid:commentId w16cid:paraId="08D17CFE" w16cid:durableId="5213789A"/>
  <w16cid:commentId w16cid:paraId="1C87009D" w16cid:durableId="3D61C320"/>
  <w16cid:commentId w16cid:paraId="4F3938F7" w16cid:durableId="771F0D0B"/>
  <w16cid:commentId w16cid:paraId="0855805A" w16cid:durableId="6A31DF2C"/>
  <w16cid:commentId w16cid:paraId="614B48AD" w16cid:durableId="7BA02882"/>
  <w16cid:commentId w16cid:paraId="23BA58B3" w16cid:durableId="6F7E6496"/>
  <w16cid:commentId w16cid:paraId="2C875803" w16cid:durableId="6DE5433F"/>
  <w16cid:commentId w16cid:paraId="29275B45" w16cid:durableId="7072559D"/>
  <w16cid:commentId w16cid:paraId="421C6E9F" w16cid:durableId="3CB216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85BE9" w14:textId="77777777" w:rsidR="00D21D3A" w:rsidRDefault="00D21D3A">
      <w:pPr>
        <w:spacing w:after="0"/>
      </w:pPr>
      <w:r>
        <w:separator/>
      </w:r>
    </w:p>
  </w:endnote>
  <w:endnote w:type="continuationSeparator" w:id="0">
    <w:p w14:paraId="455E4BF7" w14:textId="77777777" w:rsidR="00D21D3A" w:rsidRDefault="00D21D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49F31" w14:textId="77777777" w:rsidR="00D21D3A" w:rsidRDefault="00D21D3A">
      <w:r>
        <w:separator/>
      </w:r>
    </w:p>
  </w:footnote>
  <w:footnote w:type="continuationSeparator" w:id="0">
    <w:p w14:paraId="4C290763" w14:textId="77777777" w:rsidR="00D21D3A" w:rsidRDefault="00D21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DAA494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9F4767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057312510">
    <w:abstractNumId w:val="0"/>
  </w:num>
  <w:num w:numId="2" w16cid:durableId="894925908">
    <w:abstractNumId w:val="1"/>
  </w:num>
  <w:num w:numId="3" w16cid:durableId="1883244467">
    <w:abstractNumId w:val="1"/>
  </w:num>
  <w:num w:numId="4" w16cid:durableId="647395399">
    <w:abstractNumId w:val="1"/>
  </w:num>
  <w:num w:numId="5" w16cid:durableId="19437565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éa Ravensbergen">
    <w15:presenceInfo w15:providerId="AD" w15:userId="S::ravensbl@mcmaster.ca::81e13158-86c4-4e6b-a677-da31684a3b25"/>
  </w15:person>
  <w15:person w15:author="Anastasia Soukhov">
    <w15:presenceInfo w15:providerId="AD" w15:userId="S::soukhoa@mcmaster.ca::392781a7-faff-48b2-b865-d393dcda6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352"/>
    <w:rsid w:val="000736D3"/>
    <w:rsid w:val="00095D7E"/>
    <w:rsid w:val="001460F3"/>
    <w:rsid w:val="001530B4"/>
    <w:rsid w:val="001731EC"/>
    <w:rsid w:val="002065A0"/>
    <w:rsid w:val="00223D1A"/>
    <w:rsid w:val="00235314"/>
    <w:rsid w:val="00256308"/>
    <w:rsid w:val="002A493A"/>
    <w:rsid w:val="002F5917"/>
    <w:rsid w:val="00321422"/>
    <w:rsid w:val="00376854"/>
    <w:rsid w:val="003F2F01"/>
    <w:rsid w:val="004715B3"/>
    <w:rsid w:val="00491CEC"/>
    <w:rsid w:val="00510390"/>
    <w:rsid w:val="0070369A"/>
    <w:rsid w:val="00745269"/>
    <w:rsid w:val="007556E7"/>
    <w:rsid w:val="007A1866"/>
    <w:rsid w:val="007A6746"/>
    <w:rsid w:val="00892B37"/>
    <w:rsid w:val="008D046A"/>
    <w:rsid w:val="009B3898"/>
    <w:rsid w:val="00A603DD"/>
    <w:rsid w:val="00A90772"/>
    <w:rsid w:val="00C23C57"/>
    <w:rsid w:val="00D21D3A"/>
    <w:rsid w:val="00D31CD3"/>
    <w:rsid w:val="00DD135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9AA53"/>
  <w15:docId w15:val="{62515A7D-F84C-4CAF-A051-5E345708A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rPr>
      <w:sz w:val="16"/>
      <w:szCs w:val="16"/>
    </w:rPr>
  </w:style>
  <w:style w:type="paragraph" w:styleId="CommentSubject">
    <w:name w:val="annotation subject"/>
    <w:basedOn w:val="CommentText"/>
    <w:next w:val="CommentText"/>
    <w:link w:val="CommentSubjectChar"/>
    <w:rsid w:val="008D046A"/>
    <w:rPr>
      <w:b/>
      <w:bCs/>
    </w:rPr>
  </w:style>
  <w:style w:type="character" w:customStyle="1" w:styleId="CommentSubjectChar">
    <w:name w:val="Comment Subject Char"/>
    <w:basedOn w:val="CommentTextChar"/>
    <w:link w:val="CommentSubject"/>
    <w:rsid w:val="008D046A"/>
    <w:rPr>
      <w:b/>
      <w:bCs/>
      <w:sz w:val="20"/>
      <w:szCs w:val="20"/>
    </w:rPr>
  </w:style>
  <w:style w:type="paragraph" w:styleId="Revision">
    <w:name w:val="Revision"/>
    <w:hidden/>
    <w:rsid w:val="007A67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tra.2018.07.015" TargetMode="External"/><Relationship Id="rId21" Type="http://schemas.openxmlformats.org/officeDocument/2006/relationships/hyperlink" Target="https://doi.org/10.1177/0739456X16633501" TargetMode="External"/><Relationship Id="rId42" Type="http://schemas.openxmlformats.org/officeDocument/2006/relationships/hyperlink" Target="https://open.hamilton.ca/datasets/67a54ea25d944cf7b66750ba57da822c_1/explore?location=43.259483%2C-79.917850%2C11.81" TargetMode="External"/><Relationship Id="rId47" Type="http://schemas.openxmlformats.org/officeDocument/2006/relationships/hyperlink" Target="https://doi.org/10.1068/a291175" TargetMode="External"/><Relationship Id="rId63" Type="http://schemas.openxmlformats.org/officeDocument/2006/relationships/hyperlink" Target="https://doi.org/10.32866/001c.21262" TargetMode="External"/><Relationship Id="rId68" Type="http://schemas.openxmlformats.org/officeDocument/2006/relationships/hyperlink" Target="https://doi.org/10.1016/j.jtrangeo.2023.103665" TargetMode="External"/><Relationship Id="rId16" Type="http://schemas.openxmlformats.org/officeDocument/2006/relationships/image" Target="media/image5.png"/><Relationship Id="rId11" Type="http://schemas.openxmlformats.org/officeDocument/2006/relationships/hyperlink" Target="https://github.com/soukhova/Care-Destinations" TargetMode="External"/><Relationship Id="rId24" Type="http://schemas.openxmlformats.org/officeDocument/2006/relationships/hyperlink" Target="https://doi.org/10.1016/j.jtrangeo.2012.08.017" TargetMode="External"/><Relationship Id="rId32" Type="http://schemas.openxmlformats.org/officeDocument/2006/relationships/hyperlink" Target="https://doi.org/10.1080/01441647.2021.1975954" TargetMode="External"/><Relationship Id="rId37" Type="http://schemas.openxmlformats.org/officeDocument/2006/relationships/hyperlink" Target="https://geohub.lio.gov.on.ca/datasets/ministry-of-health-service-provider-locations/explore?showTable=true" TargetMode="External"/><Relationship Id="rId40" Type="http://schemas.openxmlformats.org/officeDocument/2006/relationships/hyperlink" Target="https://open.hamilton.ca/" TargetMode="External"/><Relationship Id="rId45" Type="http://schemas.openxmlformats.org/officeDocument/2006/relationships/hyperlink" Target="https://open.hamilton.ca/datasets/dd522e1245b1461887d998c6c17edff7_13/explore?location=43.099541%2C-79.560176%2C9.73" TargetMode="External"/><Relationship Id="rId53" Type="http://schemas.openxmlformats.org/officeDocument/2006/relationships/hyperlink" Target="https://doi.org/10.1016/j.jtrangeo.2019.01.015" TargetMode="External"/><Relationship Id="rId58" Type="http://schemas.openxmlformats.org/officeDocument/2006/relationships/hyperlink" Target="https://doi.org/10.18055/Finis16035" TargetMode="External"/><Relationship Id="rId66" Type="http://schemas.openxmlformats.org/officeDocument/2006/relationships/hyperlink" Target="https://doi.org/10.1177/03611981221105070" TargetMode="External"/><Relationship Id="rId74" Type="http://schemas.openxmlformats.org/officeDocument/2006/relationships/hyperlink" Target="https://doi.org/10.1111/ssqu.12203"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16/j.tra.2020.03.021" TargetMode="External"/><Relationship Id="rId19" Type="http://schemas.openxmlformats.org/officeDocument/2006/relationships/hyperlink" Target="https://github.com/soukhova/Care-Destinations" TargetMode="External"/><Relationship Id="rId14" Type="http://schemas.openxmlformats.org/officeDocument/2006/relationships/image" Target="media/image3.png"/><Relationship Id="rId22" Type="http://schemas.openxmlformats.org/officeDocument/2006/relationships/hyperlink" Target="https://doi.org/10.1016/j.jtrangeo.2016.03.004" TargetMode="External"/><Relationship Id="rId27" Type="http://schemas.openxmlformats.org/officeDocument/2006/relationships/hyperlink" Target="https://doi.org/10.1016/j.jtrangeo.2019.03.006" TargetMode="External"/><Relationship Id="rId30" Type="http://schemas.openxmlformats.org/officeDocument/2006/relationships/hyperlink" Target="http://dmg.utoronto.ca/transportation-tomorrow-survey/tts-introduction" TargetMode="External"/><Relationship Id="rId35" Type="http://schemas.openxmlformats.org/officeDocument/2006/relationships/hyperlink" Target="https://doi.org/10.1016/j.healthplace.2015.01.002" TargetMode="External"/><Relationship Id="rId43" Type="http://schemas.openxmlformats.org/officeDocument/2006/relationships/hyperlink" Target="https://open.hamilton.ca/datasets/4f1b554e743b423f9574e7a3ca814cce_6/explore?location=43.273379%2C-79.919100%2C11.87&amp;showTable=true" TargetMode="External"/><Relationship Id="rId48" Type="http://schemas.openxmlformats.org/officeDocument/2006/relationships/hyperlink" Target="https://doi.org/10.1016/j.trd.2020.102319" TargetMode="External"/><Relationship Id="rId56" Type="http://schemas.openxmlformats.org/officeDocument/2006/relationships/hyperlink" Target="https://doi.org/10.1191/030913299666161864" TargetMode="External"/><Relationship Id="rId64" Type="http://schemas.openxmlformats.org/officeDocument/2006/relationships/hyperlink" Target="https://www.canadapost-postescanada.ca/information/app/fpo/personal/findpostoffice" TargetMode="External"/><Relationship Id="rId69" Type="http://schemas.openxmlformats.org/officeDocument/2006/relationships/hyperlink" Target="https://doi.org/10.1186/1476-072X-5-43" TargetMode="External"/><Relationship Id="rId77"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hyperlink" Target="https://www.hnhbhealthline.ca/listServices.aspx?id=10072&amp;region=Hamilton" TargetMode="External"/><Relationship Id="rId72" Type="http://schemas.openxmlformats.org/officeDocument/2006/relationships/hyperlink" Target="https://github.com/soukhova/Multimodal-spatial-availability/blob/main/Journal-manuscript/Journal-manuscript.pdf"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trd.2019.09.019" TargetMode="External"/><Relationship Id="rId33" Type="http://schemas.openxmlformats.org/officeDocument/2006/relationships/hyperlink" Target="https://transitfeeds.com" TargetMode="External"/><Relationship Id="rId38" Type="http://schemas.openxmlformats.org/officeDocument/2006/relationships/hyperlink" Target="https://doi.org/10.1080/13668803.2016.1202194" TargetMode="External"/><Relationship Id="rId46" Type="http://schemas.openxmlformats.org/officeDocument/2006/relationships/hyperlink" Target="https://doi.org/10.1016/j.tbs.2018.09.001" TargetMode="External"/><Relationship Id="rId59" Type="http://schemas.openxmlformats.org/officeDocument/2006/relationships/hyperlink" Target="https://doi.org/10.1016/j.jtrangeo.2017.08.009" TargetMode="External"/><Relationship Id="rId67" Type="http://schemas.openxmlformats.org/officeDocument/2006/relationships/hyperlink" Target="https://doi.org/10.1080/014416400412850" TargetMode="External"/><Relationship Id="rId20" Type="http://schemas.openxmlformats.org/officeDocument/2006/relationships/hyperlink" Target="https://mountainmath.github.io/cancensus/" TargetMode="External"/><Relationship Id="rId41" Type="http://schemas.openxmlformats.org/officeDocument/2006/relationships/hyperlink" Target="https://open.hamilton.ca/datasets/cccae6f029334927856da6e20a50561f_19/explore" TargetMode="External"/><Relationship Id="rId54" Type="http://schemas.openxmlformats.org/officeDocument/2006/relationships/hyperlink" Target="https://doi.org/10.1016/j.jtrangeo.2020.102706" TargetMode="External"/><Relationship Id="rId62" Type="http://schemas.openxmlformats.org/officeDocument/2006/relationships/hyperlink" Target="https://doi.org/10.1016/j.jtrangeo.2018.12.005" TargetMode="External"/><Relationship Id="rId70" Type="http://schemas.openxmlformats.org/officeDocument/2006/relationships/hyperlink" Target="https://doi.org/10.1186/s12889-020-8282-z" TargetMode="External"/><Relationship Id="rId75" Type="http://schemas.openxmlformats.org/officeDocument/2006/relationships/hyperlink" Target="https://www.sciencebase.gov/catalog/item/530f8a0ee4b0e7e46bd300d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www12.statcan.gc.ca/census-recensement/index-eng.cfm" TargetMode="External"/><Relationship Id="rId28" Type="http://schemas.openxmlformats.org/officeDocument/2006/relationships/hyperlink" Target="https://doi.org/10.1177/0361198120952793" TargetMode="External"/><Relationship Id="rId36" Type="http://schemas.openxmlformats.org/officeDocument/2006/relationships/hyperlink" Target="https://www.geofabrik.de" TargetMode="External"/><Relationship Id="rId49" Type="http://schemas.openxmlformats.org/officeDocument/2006/relationships/hyperlink" Target="https://doi.org/10.1080/01944365908978307" TargetMode="External"/><Relationship Id="rId57" Type="http://schemas.openxmlformats.org/officeDocument/2006/relationships/hyperlink" Target="https://doi.org/10.1016/j.trd.2023.104035" TargetMode="External"/><Relationship Id="rId10" Type="http://schemas.microsoft.com/office/2018/08/relationships/commentsExtensible" Target="commentsExtensible.xml"/><Relationship Id="rId31" Type="http://schemas.openxmlformats.org/officeDocument/2006/relationships/hyperlink" Target="https://doi.org/10.1016/j.jtrangeo.2023.103684" TargetMode="External"/><Relationship Id="rId44" Type="http://schemas.openxmlformats.org/officeDocument/2006/relationships/hyperlink" Target="https://open.hamilton.ca/datasets/272667665de646768db14e9fa1676405_11/explore?location=43.278136%2C-79.921850%2C11.65" TargetMode="External"/><Relationship Id="rId52" Type="http://schemas.openxmlformats.org/officeDocument/2006/relationships/hyperlink" Target="https://www.hsbc.ca/branch-locator/" TargetMode="External"/><Relationship Id="rId60" Type="http://schemas.openxmlformats.org/officeDocument/2006/relationships/hyperlink" Target="https://branchlocator.bmo.com/index.html" TargetMode="External"/><Relationship Id="rId65" Type="http://schemas.openxmlformats.org/officeDocument/2006/relationships/hyperlink" Target="https://doi.org/10.1016/j.tra.2020.02.014" TargetMode="External"/><Relationship Id="rId73" Type="http://schemas.openxmlformats.org/officeDocument/2006/relationships/hyperlink" Target="https://doi.org/10.1016/j.trf.2016.03.006" TargetMode="External"/><Relationship Id="rId78"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hamilton.ca/people-programs/early-years-child-care/child-care-services/child-care-registry" TargetMode="External"/><Relationship Id="rId34" Type="http://schemas.openxmlformats.org/officeDocument/2006/relationships/hyperlink" Target="https://www.greenbelt.ca/maps" TargetMode="External"/><Relationship Id="rId50" Type="http://schemas.openxmlformats.org/officeDocument/2006/relationships/hyperlink" Target="https://doi.org/10.1080/09663690903498225" TargetMode="External"/><Relationship Id="rId55" Type="http://schemas.openxmlformats.org/officeDocument/2006/relationships/hyperlink" Target="https://doi.org/10.1177/0739456X231163755" TargetMode="External"/><Relationship Id="rId76" Type="http://schemas.openxmlformats.org/officeDocument/2006/relationships/hyperlink" Target="https://doi.org/10.1016/j.apgeog.2012.12.003" TargetMode="External"/><Relationship Id="rId7" Type="http://schemas.openxmlformats.org/officeDocument/2006/relationships/comments" Target="comments.xml"/><Relationship Id="rId71" Type="http://schemas.openxmlformats.org/officeDocument/2006/relationships/hyperlink" Target="https://doi.org/10.1177/0309132519828458" TargetMode="External"/><Relationship Id="rId2" Type="http://schemas.openxmlformats.org/officeDocument/2006/relationships/styles" Target="styles.xml"/><Relationship Id="rId29" Type="http://schemas.openxmlformats.org/officeDocument/2006/relationships/hyperlink" Target="https://www.data-axle.com/ou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341</TotalTime>
  <Pages>27</Pages>
  <Words>10244</Words>
  <Characters>58397</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Gender-Mainstreaming Accessibility Analyses: Measuring Access to Care Destinations</vt:lpstr>
    </vt:vector>
  </TitlesOfParts>
  <Company>McMaster University</Company>
  <LinksUpToDate>false</LinksUpToDate>
  <CharactersWithSpaces>68504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Gender-Mainstreaming Accessibility Analyses: Measuring Access to Care Destinations</dc:title>
  <dc:creator>Anastasia Soukhov; Léa Ravensbergen; Nicholas Mooney</dc:creator>
  <cp:keywords>Accessibility, Mobility of Care, Gender, Cumulative Opportunity, Spatial Availability</cp:keywords>
  <cp:lastModifiedBy>Anastasia Soukhov</cp:lastModifiedBy>
  <cp:revision>23</cp:revision>
  <dcterms:created xsi:type="dcterms:W3CDTF">2024-01-28T19:25:00Z</dcterms:created>
  <dcterms:modified xsi:type="dcterms:W3CDTF">2024-02-01T22:23:00Z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Accessibility, the ease of interacting with opportunities, is an increasingly important tool amongst transport planners aiming to foster equitable and sustainable cities. However, in accessibility research there is a masculinist bias whereby employment destinations are often the default. This paper aims to counter this gendered bias by connecting the Mobility of Care conceptualisation to an empirical accessibility analysis of care destinations in the City of Hamilton, Canada. Care destinations are the destinations required to sustain household needs such as shopping, errands, and caring for others (children and other dependents). Through the creation of a destination dataset, this paper considers access to care across different modes of transport at two travel time thresholds (trips shorter than 15-minutes and 30-minutes) using unconstrained (cumulative opportunity) and competitive-constrained (spatial availability) measures. Results generally indicate that travel to care destinations by car is exceptionally high, and access by public transit, cycling and by foot is low across the city with some exceptions in the inner city. Noteably, there are distinctions between both methods: unconstrained access illustrates a more highly optimistic landscape for non-car modes, while competitive and constrained access demonstrates a conceptually more realistic spatial distribution of care destination availability. Neighbourhoods with both low spatial availability to care and a high proportion of low-income households are also identified as areas in need of intervention. The manuscript and analysis is computationally reproducible and openly available to promote reproducible practice in transportation science. The analysis presented demonstrates methods planners can use to gender-mainstream accessibility analysis. Further, results can inform policies aiming to encourage sustainable mobility.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2024-01-24</vt:lpwstr>
  </property>
  <property fmtid="{D5CDD505-2E9C-101B-9397-08002B2CF9AE}" pid="10" name="ftExtra-cite-tbl-Tbl1">
    <vt:lpwstr>[O. D. Hamilton (2022a); Ontario (2023); C. of Hamilton (2023a); O. D. Hamilton (2022c); O. D. Hamilton (2022d)](O. D. Hamilton 2022d; GeoHub 2023)[Data (2023)](GeoHub 2023; Healthline 2023)[O. D. Hamilton (2022b)](Data 2023; Post 2023)[Montreal (2023); Hongkong and (HSBC) (2023); N. Bank (2023); R. B. of Canada (2023); Scotiabank (2023); T. T. D. Bank (2023)](Ontario - Ministry of Education 2023)</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